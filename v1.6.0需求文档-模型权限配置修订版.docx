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v1.6.0需求文档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需求变更记录</w:t>
      </w:r>
      <w:r>
        <w:rPr>
          <w:rFonts w:eastAsia="等线" w:ascii="Arial" w:cs="Arial" w:hAnsi="Arial"/>
          <w:b w:val="true"/>
          <w:color w:val="3370ff"/>
          <w:sz w:val="36"/>
        </w:rPr>
        <w:t>@孔旭峰</w:t>
      </w:r>
      <w:r>
        <w:rPr>
          <w:rFonts w:eastAsia="等线" w:ascii="Arial" w:cs="Arial" w:hAnsi="Arial"/>
          <w:b w:val="true"/>
          <w:color w:val="3370ff"/>
          <w:sz w:val="36"/>
        </w:rPr>
        <w:t>@黄馨然</w:t>
      </w:r>
      <w:r>
        <w:rPr>
          <w:rFonts w:eastAsia="等线" w:ascii="Arial" w:cs="Arial" w:hAnsi="Arial"/>
          <w:b w:val="true"/>
          <w:color w:val="3370ff"/>
          <w:sz w:val="36"/>
        </w:rPr>
        <w:t>@肖曙光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5"/>
        <w:gridCol w:w="1440"/>
        <w:gridCol w:w="4470"/>
        <w:gridCol w:w="1515"/>
      </w:tblGrid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涉及模块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更新内容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</w:tr>
      <w:tr>
        <w:tc>
          <w:tcPr>
            <w:tcW w:w="8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0727</w:t>
            </w:r>
          </w:p>
        </w:tc>
        <w:tc>
          <w:tcPr>
            <w:tcW w:w="14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需求1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后台配置商品的时候，购买主体增加一项 “自定义”，可多选某几个用户/企业主体。对应用户在商品购买页可看到这个单独配置的第四个商品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686050" cy="23812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@张建中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@武子豪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@肖曙光</w:t>
            </w:r>
          </w:p>
        </w:tc>
      </w:tr>
      <w:tr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后台配置商品的时候，基础信息增加“商品组”、“组内排序”两项必填字段。如“token plan企业版（月付）”是商品组名称，“基础版、旗舰版”等是商品名称。排序的作用是升级只能从低往高升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686050" cy="20478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@肖曙光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@张建中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支持权益类商品上线购买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当前平台主要按量计费，客户通过充值余额后调用模型，系统按模型价格、token 用量、倍率等规则计算费用，再扣减账户余额/代金券。现阶段出现新的业务诉求：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售前希望面向预算明确的企业客户销售一次性资源包；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后续可能进一步推出月度订阅包；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代理商希望客户测试额度希望从“50/100/200/500 元测试金”包装为“多少标准用量 / token 用量”；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因此需要在现有计费体系基础上新增一套</w:t>
      </w:r>
      <w:r>
        <w:rPr>
          <w:rFonts w:eastAsia="等线" w:ascii="Arial" w:cs="Arial" w:hAnsi="Arial"/>
          <w:b w:val="true"/>
          <w:sz w:val="22"/>
        </w:rPr>
        <w:t>资源权益包能力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1.1 </w:t>
      </w:r>
      <w:r>
        <w:rPr>
          <w:rFonts w:eastAsia="等线" w:ascii="Arial" w:cs="Arial" w:hAnsi="Arial"/>
          <w:b w:val="true"/>
          <w:sz w:val="30"/>
        </w:rPr>
        <w:t>核心概念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示例：</w:t>
              <w:br/>
            </w:r>
            <w:r>
              <w:rPr>
                <w:rFonts w:eastAsia="Consolas" w:ascii="Consolas" w:cs="Consolas" w:hAnsi="Consolas"/>
                <w:sz w:val="22"/>
              </w:rPr>
              <w:t>1元=200credit</w:t>
              <w:br/>
              <w:t>某模型输入价格为 6 元 / M tokens，则输入默认抵扣量的单价为1200 Credit / M tokens</w:t>
              <w:br/>
              <w:t>用户调用 1M 输入 tokens，则消耗 1200 Credit</w:t>
              <w:br/>
              <w:t>如果该模型额外默认抵扣系数为 2，则最终消耗：</w:t>
              <w:br/>
            </w:r>
            <w:r>
              <w:rPr>
                <w:rFonts w:eastAsia="Consolas" w:ascii="Consolas" w:cs="Consolas" w:hAnsi="Consolas"/>
                <w:sz w:val="22"/>
              </w:rPr>
              <w:t>1200 × 2 = 2400 Credit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一、商品配置阶段：</w:t>
              <w:br/>
            </w:r>
            <w:r>
              <w:rPr>
                <w:rFonts w:eastAsia="Consolas" w:ascii="Consolas" w:cs="Consolas" w:hAnsi="Consolas"/>
                <w:sz w:val="22"/>
              </w:rPr>
              <w:t>后台配置资源包/订阅包商品</w:t>
              <w:br/>
              <w:t>→ 设定权益类商品的抵扣基准价</w:t>
              <w:br/>
              <w:t>→ 创建权益类型，配置价格、credit、有效期/周期、适用模型范围、状态等</w:t>
              <w:br/>
            </w:r>
            <w:r>
              <w:rPr>
                <w:rFonts w:eastAsia="Consolas" w:ascii="Consolas" w:cs="Consolas" w:hAnsi="Consolas"/>
                <w:sz w:val="22"/>
              </w:rPr>
              <w:t>→ 商品上架后在客户端展示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二、购买/开通阶段：</w:t>
              <w:br/>
            </w:r>
            <w:r>
              <w:rPr>
                <w:rFonts w:eastAsia="Consolas" w:ascii="Consolas" w:cs="Consolas" w:hAnsi="Consolas"/>
                <w:sz w:val="22"/>
              </w:rPr>
              <w:t>用户进入权益页面</w:t>
              <w:br/>
              <w:t>→ 选择商品</w:t>
              <w:br/>
              <w:t>→ 查看价格、标准用量、有效期、适用模型范围</w:t>
              <w:br/>
              <w:t>→ 点击购买</w:t>
              <w:br/>
              <w:t>→ 系统校验购买权限</w:t>
              <w:br/>
            </w:r>
            <w:r>
              <w:rPr>
                <w:rFonts w:eastAsia="Consolas" w:ascii="Consolas" w:cs="Consolas" w:hAnsi="Consolas"/>
                <w:sz w:val="22"/>
              </w:rPr>
              <w:t>→ 系统校验账户余额是否足够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（或在线支付）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→ 弹窗确认：将从账户余额扣除 ¥X，资源包不可退回余额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（弹窗跳出支付码）</w:t>
            </w:r>
            <w:r>
              <w:rPr>
                <w:rFonts w:eastAsia="Consolas" w:ascii="Consolas" w:cs="Consolas" w:hAnsi="Consolas"/>
                <w:sz w:val="22"/>
              </w:rPr>
              <w:br/>
              <w:t>→ 用户确认（用户支付）</w:t>
              <w:br/>
              <w:t>→ 系统扣减账户余额</w:t>
              <w:br/>
              <w:t>→ 生成权益订单</w:t>
              <w:br/>
              <w:t>→ 生成资源权益实例</w:t>
              <w:br/>
            </w:r>
            <w:r>
              <w:rPr>
                <w:rFonts w:eastAsia="Consolas" w:ascii="Consolas" w:cs="Consolas" w:hAnsi="Consolas"/>
                <w:sz w:val="22"/>
              </w:rPr>
              <w:t>→ 客户端展示已购资源权益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三、调用抵扣阶段</w:t>
              <w:br/>
            </w:r>
            <w:r>
              <w:rPr>
                <w:rFonts w:eastAsia="Consolas" w:ascii="Consolas" w:cs="Consolas" w:hAnsi="Consolas"/>
                <w:sz w:val="22"/>
              </w:rPr>
              <w:t>用户调用模型</w:t>
              <w:br/>
              <w:t>→ 系统按现有逻辑统计本次调用量</w:t>
              <w:br/>
              <w:t>→ 判断是否存在可用资源权益</w:t>
              <w:br/>
              <w:t>→ 若有可用权益，判断调用模型是否命中适用范围</w:t>
              <w:br/>
              <w:t>→ 若模型命中，则按默认抵扣系数折算并扣减credit</w:t>
              <w:br/>
              <w:t>→ 资源权益不足、过期、用完或调用包外模型时，继续扣代金券/余额</w:t>
              <w:br/>
            </w:r>
            <w:r>
              <w:rPr>
                <w:rFonts w:eastAsia="Consolas" w:ascii="Consolas" w:cs="Consolas" w:hAnsi="Consolas"/>
                <w:sz w:val="22"/>
              </w:rPr>
              <w:t>→ 记录调用日志、资源权益流水、余额流水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1.3 </w:t>
      </w:r>
      <w:r>
        <w:rPr>
          <w:rFonts w:eastAsia="等线" w:ascii="Arial" w:cs="Arial" w:hAnsi="Arial"/>
          <w:b w:val="true"/>
          <w:sz w:val="30"/>
        </w:rPr>
        <w:t>商品配置阶段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复用现有“订阅管理”作为商品配置入口，但把它从单纯订阅套餐，改造成“商品配置”。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1.3.1 </w:t>
      </w:r>
      <w:r>
        <w:rPr>
          <w:rFonts w:eastAsia="等线" w:ascii="Arial" w:cs="Arial" w:hAnsi="Arial"/>
          <w:b w:val="true"/>
          <w:sz w:val="28"/>
        </w:rPr>
        <w:t>【后台-商品配置】设置调用抵扣规则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（1）配置入口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商品配置页工具栏有「设置抵扣规则」按钮，点击跳转本页。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本页标题左侧有返回箭头按钮，点击返回商品配置页。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页面采用纵向三卡片布局：基准价格配置 → token 类模型抵扣系数表 → 非token类模型抵扣系数表。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数值精度：价格保留 4 位小数，Credit 是2 位小数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049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（2）基准价格配置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布局：卡片头部标题 + 描述 + 右上角编辑/保存/取消按钮；卡片内容为三列网格。</w:t>
      </w:r>
    </w:p>
    <w:p>
      <w:pPr>
        <w:spacing w:before="120" w:after="120" w:line="288" w:lineRule="auto"/>
        <w:ind w:left="453"/>
      </w:pPr>
      <w:r>
        <w:object>
          <v:shape id="_x0000_i1026" style="width:414pt;height:56pt;mso-width-percent:0;mso-height-percent:0;mso-width-percent:0;mso-height-percent:0" type="#_x0000_t75" o:ole="">
            <v:imagedata r:id="rId12" o:title=""/>
          </v:shape>
          <o:OLEObject DrawAspect="Icon" ObjectID="_1718471220" ProgID="Excel.Sheet.12" ShapeID="_x0000_i1026" Type="Embed" r:id="rId11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交互流程：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默认为只读态，输入框灰底不可编辑，右上角显示「编辑」按钮。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144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点击「编辑」进入可编辑态，Credit 兑换比例输入框白底可输入；Credit 单位价值列实时按草稿值联动显示（预览）；右上角按钮切换为「取消」+「保存」。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点击「保存」时校验：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若值 ≤ 0，提示"Credit 兑换比例必须大于 0"；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若值未变化，直接退出编辑态；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若值变化，弹出二次确认弹窗：「修改 Credit 定价将重新计算所有模型的默认抵扣量，可能影响后续 Credit 消耗。已产生的历史调用记录不受影响，是否确认保存？」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确认后保存并 toast 提示"保存成功，模型默认抵扣量已重新计算"。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点击「取消」放弃草稿，恢复原值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43475" cy="18478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（3）token 类模型抵扣系数表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数据范围：所有按 token 计费的模型</w:t>
      </w:r>
      <w:r>
        <w:rPr>
          <w:rFonts w:eastAsia="等线" w:ascii="Arial" w:cs="Arial" w:hAnsi="Arial"/>
          <w:sz w:val="22"/>
        </w:rPr>
        <w:t>（文本模型、多模态生成按 token 计费的、向量模型等）。每条模型可含多个计费项，每个计费项可有"适用条件"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筛选：顶部搜索框（模型名称或 ID 模糊匹配）+ 模型类型下拉（全部类型 / 各类型）；搜索无结果时表格显示"未找到匹配的模型"占位行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表格列：</w:t>
      </w:r>
    </w:p>
    <w:p>
      <w:pPr>
        <w:spacing w:before="120" w:after="120" w:line="288" w:lineRule="auto"/>
        <w:ind w:left="0"/>
      </w:pPr>
      <w:r>
        <w:object>
          <v:shape id="_x0000_i1027" style="width:414pt;height:163pt;mso-width-percent:0;mso-height-percent:0;mso-width-percent:0;mso-height-percent:0" type="#_x0000_t75" o:ole="">
            <v:imagedata r:id="rId17" o:title=""/>
          </v:shape>
          <o:OLEObject DrawAspect="Icon" ObjectID="_1718471221" ProgID="Excel.Sheet.12" ShapeID="_x0000_i1027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（4）非 token 类模型抵扣系数表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数据范围为按次/张/秒/小时计费的模型（图像、视频、音频等）；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刊例价与默认抵扣量单位跟随计费项（如"张"、"秒"、"小时"）；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筛选器独立维护（搜索关键词、模型类型下拉互不影响）。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1.3.2 </w:t>
      </w:r>
      <w:r>
        <w:rPr>
          <w:rFonts w:eastAsia="等线" w:ascii="Arial" w:cs="Arial" w:hAnsi="Arial"/>
          <w:b w:val="true"/>
          <w:sz w:val="28"/>
        </w:rPr>
        <w:t>【后台-商品配置】创建与配置权益套餐</w:t>
      </w:r>
      <w:bookmarkEnd w:id="6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</w:t>
      </w:r>
      <w:r>
        <w:rPr>
          <w:rFonts w:eastAsia="Consolas" w:ascii="Consolas" w:cs="Consolas" w:hAnsi="Consolas"/>
          <w:sz w:val="22"/>
          <w:shd w:fill="EFF0F1"/>
        </w:rPr>
        <w:t>运营管理 &gt; 商品配置</w:t>
      </w:r>
      <w:r>
        <w:rPr>
          <w:rFonts w:eastAsia="等线" w:ascii="Arial" w:cs="Arial" w:hAnsi="Arial"/>
          <w:sz w:val="22"/>
        </w:rPr>
        <w:t>，点击左上角 「新建权益商品」 按钮触发。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目标：为运营/管理员提供可视化表单，用于创建可在用户端展示并销售的权益商品。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573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（1）新建/编辑套餐弹窗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配置字段修改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21" o:title=""/>
          </v:shape>
          <o:OLEObject DrawAspect="Icon" ObjectID="_1718471222" ProgID="Excel.Sheet.12" ShapeID="_x0000_i1028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二次确认文案：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新建弹窗：确认创建商品？将创建新商品「XXX」，创建后默认下架状态，可在列表中手动上架。是否确认提交？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编辑弹窗：确认保存修改？</w:t>
      </w:r>
      <w:r>
        <w:rPr>
          <w:rFonts w:eastAsia="Consolas" w:ascii="Consolas" w:cs="Consolas" w:hAnsi="Consolas"/>
          <w:sz w:val="22"/>
          <w:shd w:fill="EFF0F1"/>
        </w:rPr>
        <w:t>将更新商品「{name}」的配置，修改将立即生效。是否确认保存？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确认保存后，toast 提示「创建成功 / 保存成功」，关闭弹窗 + 重置表单。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（2）页面列表展示修改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23" o:title=""/>
          </v:shape>
          <o:OLEObject DrawAspect="Icon" ObjectID="_1718471223" ProgID="Excel.Sheet.12" ShapeID="_x0000_i1029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1.3.3 </w:t>
      </w:r>
      <w:r>
        <w:rPr>
          <w:rFonts w:eastAsia="等线" w:ascii="Arial" w:cs="Arial" w:hAnsi="Arial"/>
          <w:b w:val="true"/>
          <w:sz w:val="28"/>
        </w:rPr>
        <w:t>【客户端-</w:t>
      </w:r>
      <w:r>
        <w:rPr>
          <w:rFonts w:eastAsia="等线" w:ascii="Arial" w:cs="Arial" w:hAnsi="Arial"/>
          <w:b w:val="true"/>
          <w:sz w:val="28"/>
        </w:rPr>
        <w:t>token plan</w:t>
      </w:r>
      <w:r>
        <w:rPr>
          <w:rFonts w:eastAsia="等线" w:ascii="Arial" w:cs="Arial" w:hAnsi="Arial"/>
          <w:b w:val="true"/>
          <w:sz w:val="28"/>
        </w:rPr>
        <w:t>】展示上架的权益套餐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入口：菜单栏新增一级模块“资源与订阅”-二级模块“token plan”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Plan 是客户端用户浏览并购买模型调用额度的商品售卖页，（个人/企业）商品页有部分差异：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企业订阅计划：按钮正常可点击，价格单位显示 /席/月，features 保留"每席位"字样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个人订阅计划：套餐名去掉 Enterprise 前缀，价格单位显示 /月，features 文案"每席位含"→"每月含"，隐藏席位相关提示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621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（1）页面结构</w:t>
      </w:r>
    </w:p>
    <w:p>
      <w:pPr>
        <w:spacing w:before="120" w:after="120" w:line="288" w:lineRule="auto"/>
        <w:ind w:left="0"/>
      </w:pPr>
      <w:r>
        <w:object>
          <v:shape id="_x0000_i1030" style="width:414pt;height:168pt;mso-width-percent:0;mso-height-percent:0;mso-width-percent:0;mso-height-percent:0" type="#_x0000_t75" o:ole="">
            <v:imagedata r:id="rId27" o:title=""/>
          </v:shape>
          <o:OLEObject DrawAspect="Icon" ObjectID="_1718471224" ProgID="Excel.Sheet.12" ShapeID="_x0000_i1030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 权限与角色</w:t>
      </w:r>
    </w:p>
    <w:p>
      <w:pPr>
        <w:spacing w:before="120" w:after="120" w:line="288" w:lineRule="auto"/>
        <w:ind w:left="0"/>
      </w:pPr>
      <w:r>
        <w:object>
          <v:shape id="_x0000_i1031" style="width:414pt;height:99pt;mso-width-percent:0;mso-height-percent:0;mso-width-percent:0;mso-height-percent:0" type="#_x0000_t75" o:ole="">
            <v:imagedata r:id="rId29" o:title=""/>
          </v:shape>
          <o:OLEObject DrawAspect="Icon" ObjectID="_1718471225" ProgID="Excel.Sheet.12" ShapeID="_x0000_i1031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（3）卡片信息（样式需要优化，信息待小刚提供）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价格区：原价划线、售价红色大号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权益清单：（5 条：月额度 / 周刷新额度 / Key 数 / 模型范围 / 限速 RPM·TPM）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（4）商品变更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展示页（TokenPlan）不做实时推送/轮询，用户停留期间页面保持稳定，不突然消失/变价/跳变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所有变更在页面刷新或重新进入时生效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真正的拦截校验放在 ConfirmOrder 下单页（进入时实时拉取最新商品状态做校验），保证下单时数据是准的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（5）边界场景</w:t>
      </w:r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31" o:title=""/>
          </v:shape>
          <o:OLEObject DrawAspect="Icon" ObjectID="_1718471226" ProgID="Excel.Sheet.12" ShapeID="_x0000_i1032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1.4 </w:t>
      </w:r>
      <w:r>
        <w:rPr>
          <w:rFonts w:eastAsia="等线" w:ascii="Arial" w:cs="Arial" w:hAnsi="Arial"/>
          <w:b w:val="true"/>
          <w:sz w:val="30"/>
        </w:rPr>
        <w:t>本期订阅类商品规则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1.4.1 </w:t>
      </w:r>
      <w:r>
        <w:rPr>
          <w:rFonts w:eastAsia="等线" w:ascii="Arial" w:cs="Arial" w:hAnsi="Arial"/>
          <w:b w:val="true"/>
          <w:sz w:val="28"/>
        </w:rPr>
        <w:t>购买与支付方式</w:t>
      </w:r>
      <w:bookmarkEnd w:id="9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订阅套餐支持个人账户（token plan个人版）和企业账户（token plan企业版）购买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仅支持账户的预充值余额购买，不支持使用代金券抵扣，避免优惠叠加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余额支付成功后立即生成订阅关系，并发放对应订阅权益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1.4.2 </w:t>
      </w:r>
      <w:r>
        <w:rPr>
          <w:rFonts w:eastAsia="等线" w:ascii="Arial" w:cs="Arial" w:hAnsi="Arial"/>
          <w:b w:val="true"/>
          <w:sz w:val="28"/>
        </w:rPr>
        <w:t>订阅周期与额度规则</w:t>
      </w:r>
      <w:bookmarkEnd w:id="1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订阅支持配置不同计费周期： 本期支持月付，年付（两种配置商品）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订阅权益支持配置额度规则： 本期仅支持月度重置 ，</w:t>
      </w:r>
      <w:r>
        <w:rPr>
          <w:rFonts w:eastAsia="等线" w:ascii="Arial" w:cs="Arial" w:hAnsi="Arial"/>
          <w:sz w:val="22"/>
          <w:shd w:fill="fff67a"/>
        </w:rPr>
        <w:t>后续拓展周度刷新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后续RPM、TPM需要考虑独立限流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1.4.3 </w:t>
      </w:r>
      <w:r>
        <w:rPr>
          <w:rFonts w:eastAsia="等线" w:ascii="Arial" w:cs="Arial" w:hAnsi="Arial"/>
          <w:b w:val="true"/>
          <w:sz w:val="28"/>
        </w:rPr>
        <w:t>订阅续费规则</w:t>
      </w:r>
      <w:bookmarkEnd w:id="11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订阅支持自动续费：仅</w:t>
      </w:r>
      <w:r>
        <w:rPr>
          <w:rFonts w:eastAsia="等线" w:ascii="Arial" w:cs="Arial" w:hAnsi="Arial"/>
          <w:sz w:val="22"/>
          <w:shd w:fill="fff67a"/>
        </w:rPr>
        <w:t xml:space="preserve">支持从账户余额自动扣除 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自动续费扣款成功： 创建续费订单；进入下一订阅周期；更新订阅权益额度。 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自动续费扣款失败： </w:t>
      </w:r>
      <w:r>
        <w:rPr>
          <w:rFonts w:eastAsia="等线" w:ascii="Arial" w:cs="Arial" w:hAnsi="Arial"/>
          <w:sz w:val="22"/>
          <w:shd w:fill="fff67a"/>
        </w:rPr>
        <w:t xml:space="preserve">进入宽限期3天；保留当前订阅状态； 宽限期内用户补充余额后重新扣款； 扣款成功后恢复正常续费。 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自动续费关闭： 当前周期权益继续有效；到期后不再自动续费；订阅状态变为已过期。</w:t>
      </w:r>
      <w:r>
        <w:rPr>
          <w:rFonts w:eastAsia="等线" w:ascii="Arial" w:cs="Arial" w:hAnsi="Arial"/>
          <w:sz w:val="22"/>
          <w:shd w:fill="fff67a"/>
        </w:rPr>
        <w:t>短信提醒？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1.4.4 </w:t>
      </w:r>
      <w:r>
        <w:rPr>
          <w:rFonts w:eastAsia="等线" w:ascii="Arial" w:cs="Arial" w:hAnsi="Arial"/>
          <w:b w:val="true"/>
          <w:sz w:val="28"/>
        </w:rPr>
        <w:t>订阅归属与使用权限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核心逻辑：按"席位"拆分额度，每个席位独立配额、独立绑定成员。</w:t>
      </w:r>
    </w:p>
    <w:p>
      <w:pPr>
        <w:spacing w:before="120" w:after="120" w:line="288" w:lineRule="auto"/>
        <w:ind w:left="0"/>
      </w:pPr>
      <w:r>
        <w:object>
          <v:shape id="_x0000_i1033" style="width:414pt;height:128pt;mso-width-percent:0;mso-height-percent:0;mso-width-percent:0;mso-height-percent:0" type="#_x0000_t75" o:ole="">
            <v:imagedata r:id="rId33" o:title=""/>
          </v:shape>
          <o:OLEObject DrawAspect="Icon" ObjectID="_1718471227" ProgID="Excel.Sheet.12" ShapeID="_x0000_i1033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1.4.5 </w:t>
      </w:r>
      <w:r>
        <w:rPr>
          <w:rFonts w:eastAsia="等线" w:ascii="Arial" w:cs="Arial" w:hAnsi="Arial"/>
          <w:b w:val="true"/>
          <w:sz w:val="28"/>
        </w:rPr>
        <w:t>套餐升降级规则</w:t>
      </w:r>
      <w:bookmarkEnd w:id="13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同一时间仅允许一个有效订阅套餐；企业模式下通过加购席位、升级席位拓展用量；个人模式下通过升级拓展用量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套餐升级时替换原订阅，新增一笔“升级”订单，在原有权益基础上补差价和差额credit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套餐加购时替换原订阅，新增一笔“加购”订单，在原有权益基础上补差价和差额credit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套餐不支持降级、退订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购买成功后原则上不支持退款； 如需退款，由人工审核处理； 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1.4.6 </w:t>
      </w:r>
      <w:r>
        <w:rPr>
          <w:rFonts w:eastAsia="等线" w:ascii="Arial" w:cs="Arial" w:hAnsi="Arial"/>
          <w:b w:val="true"/>
          <w:sz w:val="28"/>
        </w:rPr>
        <w:t>额度抵扣规则</w:t>
      </w:r>
      <w:bookmarkEnd w:id="14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订阅包使用专用key调用模型，额度优先用于抵扣适用模型调用； 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当前周期额度不足时调用失败；如果不升级，用户需要切换到按量付费的key去调用，正常按照代金券、充值余额、授信额度顺序扣除； 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订阅到期：当前订阅权益失效；未使用额度不可延期、不可提现、不可转移。 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1.4.7 </w:t>
      </w:r>
      <w:r>
        <w:rPr>
          <w:rFonts w:eastAsia="等线" w:ascii="Arial" w:cs="Arial" w:hAnsi="Arial"/>
          <w:b w:val="true"/>
          <w:color w:val="d83931"/>
          <w:sz w:val="28"/>
        </w:rPr>
        <w:t>定价与模型配置（待定）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1.5 </w:t>
      </w:r>
      <w:r>
        <w:rPr>
          <w:rFonts w:eastAsia="等线" w:ascii="Arial" w:cs="Arial" w:hAnsi="Arial"/>
          <w:b w:val="true"/>
          <w:sz w:val="30"/>
        </w:rPr>
        <w:t>购买与开通流程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color w:val="3370ff"/>
          <w:sz w:val="28"/>
        </w:rPr>
        <w:t xml:space="preserve">1.5.1 </w:t>
      </w:r>
      <w:r>
        <w:rPr>
          <w:rFonts w:eastAsia="等线" w:ascii="Arial" w:cs="Arial" w:hAnsi="Arial"/>
          <w:b w:val="true"/>
          <w:sz w:val="28"/>
        </w:rPr>
        <w:t>全链路流程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[客户端 TokenPlan] 选购商品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│  planId + cycle</w:t>
              <w:br/>
              <w:t xml:space="preserve">        ▼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[客户端 ConfirmOrder] 确认 → 支付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│</w:t>
              <w:br/>
              <w:t xml:space="preserve">        ├─ 余额支付 ──► 直接扣款 ──┐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└─ 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网银支付 ──► 创建待支付订单 → 跳银行 ──► 回调/轮询 ──┘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                                                 │</w:t>
              <w:br/>
              <w:t xml:space="preserve">        ┌────────────────────────────────────────────────────────┘</w:t>
              <w:br/>
              <w:t xml:space="preserve">        │  支付成功（后台事务）</w:t>
              <w:br/>
              <w:t xml:space="preserve">        │   ① 订单 pending → paid</w:t>
              <w:br/>
              <w:t xml:space="preserve">        │   ② 生成权益实例（entitlement）</w:t>
              <w:br/>
              <w:t xml:space="preserve">        ▼</w:t>
              <w:br/>
              <w:t xml:space="preserve">   ┌─────────────────────────────────────────────────────────────┐</w:t>
              <w:br/>
              <w:t xml:space="preserve">   │  同一套数据，两端同时可见：                                   │</w:t>
              <w:br/>
              <w:t xml:space="preserve">   │                                                             │</w:t>
              <w:br/>
              <w:t xml:space="preserve">   │  订单数据：                                                  │</w:t>
              <w:br/>
              <w:t xml:space="preserve">   │   ├─ [客户端 ResourceOrders / OrderDetail]  看自己的订单      │</w:t>
              <w:br/>
              <w:t xml:space="preserve">   │   └─ [后台 AdminOrderManagement / AdminOrderDetail] 看全部   │</w:t>
              <w:br/>
              <w:t xml:space="preserve">   │                                                             │</w:t>
              <w:br/>
              <w:t xml:space="preserve">   │  权益数据：                                                  │</w:t>
              <w:br/>
              <w:t xml:space="preserve">   │   ├─ [客户端 ResourcePackages / EntitlementDetail] 自己的权益 │</w:t>
              <w:br/>
              <w:t xml:space="preserve">   │   └─ [后台 AdminEntitlementManagement / AdminEntitlementDetail] 全部 │</w:t>
              <w:br/>
              <w:t xml:space="preserve">   └─────────────────────────────────────────────────────────────┘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color w:val="3370ff"/>
          <w:sz w:val="28"/>
        </w:rPr>
        <w:t xml:space="preserve">1.5.2 </w:t>
      </w:r>
      <w:r>
        <w:rPr>
          <w:rFonts w:eastAsia="等线" w:ascii="Arial" w:cs="Arial" w:hAnsi="Arial"/>
          <w:b w:val="true"/>
          <w:sz w:val="28"/>
        </w:rPr>
        <w:t>【客户端-</w:t>
      </w:r>
      <w:r>
        <w:rPr>
          <w:rFonts w:eastAsia="等线" w:ascii="Arial" w:cs="Arial" w:hAnsi="Arial"/>
          <w:b w:val="true"/>
          <w:sz w:val="28"/>
        </w:rPr>
        <w:t>token plan</w:t>
      </w:r>
      <w:r>
        <w:rPr>
          <w:rFonts w:eastAsia="等线" w:ascii="Arial" w:cs="Arial" w:hAnsi="Arial"/>
          <w:b w:val="true"/>
          <w:sz w:val="28"/>
        </w:rPr>
        <w:t>】下单权益商品</w:t>
      </w:r>
      <w:bookmarkEnd w:id="1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color w:val="3370ff"/>
          <w:sz w:val="24"/>
        </w:rPr>
        <w:t xml:space="preserve">1.5.2.1 </w:t>
      </w:r>
      <w:r>
        <w:rPr>
          <w:rFonts w:eastAsia="等线" w:ascii="Arial" w:cs="Arial" w:hAnsi="Arial"/>
          <w:b w:val="true"/>
          <w:sz w:val="24"/>
        </w:rPr>
        <w:t>确认订单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（1）首次点击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新购：token plan页面点击「立即购买」跳转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尚未生成真实订单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812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企业模式：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左侧选购区：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商品名称：如 Enterprise 标准版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定位描述：选填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价格：¥xxx + /席/月|季|年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Credit 信息：xxx Credits /席/月|季|年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席位选择器： 加减按钮 + 输入框，min 1，max 套餐上限，无法输入超过上限的值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左侧购买说明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计费说明：单次消耗的 Credits 由模型类型、Token 用量等动态决定，实际消耗以明细为准。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额度说明：套餐额度用尽后此 Key 将停止服务，如需继续使用请切换至按量付费 Key。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支付说明：不支持使用代金券下单购买。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退款政策：Token Plan 企业版不支持退款，订阅后不可退订。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右侧支付区：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购买信息：标题（Token Plan 企业版）；合计席位（N 席）；生效时长(1 个月/3 个月/1 年)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支付明细：套餐名 × N 席 + 原价，优惠价格，应付 ¥xxx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支付方式：充值余额（显示可用余额，不足时提示“余额不足，请充值后再下单。”）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支持自动续费（订阅类），默认开启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协议勾选：《订阅服务协议》+《自动续费协议》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个人模式：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左侧选购区：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商品名称：如 标准版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定位描述：选填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价格：¥xxx + /月|季|年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Credit 信息：xxx Credits /月|季|年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左侧购买说明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计费说明：Credits 由模型类型、Token 用量动态决定。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额度说明：套餐/资源包额度用尽后停止服务，需切换至按量付费 Key。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支付说明：不支持代金券下单。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退款政策：Token Plan 个人版不支持退款 / 资源包不支持退款。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右侧支付区：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购买信息：标题（Token Plan 个人版）；生效时长(1 个月/3 个月/1 年)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支付明细：套餐名 + 原价，优惠价格，应付 ¥xxx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支付方式：充值余额（显示可用余额，不足时提示“余额不足，请充值后再下单。”）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支持自动续费（订阅类），默认开启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协议勾选：《订阅服务协议》+《自动续费协议》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（2）确认支付弹窗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提交“确认支付”按钮（组合购买需至少选购一个档位且总席位大于 0、需勾选协议、需余额充足，否则按钮置灰不可点）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二次确认弹窗：商品名、支付方式、支付金额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确认支付，生成订单记录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点击取消，未创建订单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52925" cy="27622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（3）从已创建订单点击至订单页（可先预设计）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用于在线支付后取消的订单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待支付订单续付：从订单列表「支付」按钮进入，复用原订单号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订单页面新增内容：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 30 分钟超时提示条（展示具体过期时间）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已生成的订单号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color w:val="3370ff"/>
          <w:sz w:val="24"/>
        </w:rPr>
        <w:t xml:space="preserve">1.5.2.2 </w:t>
      </w:r>
      <w:r>
        <w:rPr>
          <w:rFonts w:eastAsia="等线" w:ascii="Arial" w:cs="Arial" w:hAnsi="Arial"/>
          <w:b w:val="true"/>
          <w:sz w:val="24"/>
        </w:rPr>
        <w:t>支付环节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（1）支付结果状态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6015"/>
        <w:gridCol w:w="1020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展示内容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余额支付成功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顶部成功提示区（居中）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主标题：支付成功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副标题：权益已开通，可立即开始使用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订单信息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订单号、商品名称、支付金额 （高亮）、支付方式、购买时间（YYYY-MM-DD HH:mm:ss 格式）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底部按钮：查看我的权益，跳转到我的订阅包页面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95300" cy="257175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余额支付失败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toast 提示“支付失败，请重试”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网银支付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进入 processing 态（倒计时 + 「刷新支付状态」按钮），轮询成功后进入成功页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85775" cy="361950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（2）错误校验规则</w:t>
      </w:r>
    </w:p>
    <w:p>
      <w:pPr>
        <w:spacing w:before="120" w:after="120" w:line="288" w:lineRule="auto"/>
        <w:ind w:left="0"/>
      </w:pPr>
      <w:r>
        <w:object>
          <v:shape id="_x0000_i1034" style="width:414pt;height:139pt;mso-width-percent:0;mso-height-percent:0;mso-width-percent:0;mso-height-percent:0" type="#_x0000_t75" o:ole="">
            <v:imagedata r:id="rId42" o:title=""/>
          </v:shape>
          <o:OLEObject DrawAspect="Icon" ObjectID="_1718471228" ProgID="Excel.Sheet.12" ShapeID="_x0000_i1034" Type="Embed" r:id="rId4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（3）支付成功 → 订单与权益生成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用户点「确认支付」瞬间 → </w:t>
      </w:r>
      <w:r>
        <w:rPr>
          <w:rFonts w:eastAsia="等线" w:ascii="Arial" w:cs="Arial" w:hAnsi="Arial"/>
          <w:sz w:val="22"/>
        </w:rPr>
        <w:t>后台订单表插入一条记录，</w:t>
      </w:r>
      <w:r>
        <w:rPr>
          <w:rFonts w:eastAsia="等线" w:ascii="Arial" w:cs="Arial" w:hAnsi="Arial"/>
          <w:sz w:val="22"/>
          <w:u w:val="single"/>
        </w:rPr>
        <w:t>后台&amp;客户端订单列表</w:t>
      </w:r>
      <w:r>
        <w:rPr>
          <w:rFonts w:eastAsia="等线" w:ascii="Arial" w:cs="Arial" w:hAnsi="Arial"/>
          <w:sz w:val="22"/>
        </w:rPr>
        <w:t>立即可见（状态【待支付】）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余额扣款成功 / 网银回调到达 → 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订单状态更新为【已支付】，记录时间戳、支付方式；余额支付：扣减账户余额；</w:t>
      </w:r>
      <w:r>
        <w:rPr>
          <w:rFonts w:eastAsia="等线" w:ascii="Arial" w:cs="Arial" w:hAnsi="Arial"/>
          <w:strike w:val="true"/>
          <w:sz w:val="22"/>
        </w:rPr>
        <w:t>网银：记录支付流水号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生成权益实例，关联订单号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数据写入后，两端列表同步可见</w:t>
      </w:r>
    </w:p>
    <w:p>
      <w:pPr>
        <w:spacing w:before="120" w:after="120" w:line="288" w:lineRule="auto"/>
        <w:ind w:left="0"/>
      </w:pPr>
      <w:r>
        <w:object>
          <v:shape id="_x0000_i1035" style="width:414pt;height:141pt;mso-width-percent:0;mso-height-percent:0;mso-width-percent:0;mso-height-percent:0" type="#_x0000_t75" o:ole="">
            <v:imagedata r:id="rId44" o:title=""/>
          </v:shape>
          <o:OLEObject DrawAspect="Icon" ObjectID="_1718471229" ProgID="Excel.Sheet.12" ShapeID="_x0000_i1035" Type="Embed" r:id="rId4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color w:val="3370ff"/>
          <w:sz w:val="28"/>
        </w:rPr>
        <w:t xml:space="preserve">1.5.3 </w:t>
      </w:r>
      <w:r>
        <w:rPr>
          <w:rFonts w:eastAsia="等线" w:ascii="Arial" w:cs="Arial" w:hAnsi="Arial"/>
          <w:b w:val="true"/>
          <w:sz w:val="28"/>
        </w:rPr>
        <w:t>【客户端&amp;后台-订单管理】查看生成订单</w:t>
      </w:r>
      <w:bookmarkEnd w:id="2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color w:val="3370ff"/>
          <w:sz w:val="24"/>
        </w:rPr>
        <w:t xml:space="preserve">1.5.3.1 </w:t>
      </w:r>
      <w:r>
        <w:rPr>
          <w:rFonts w:eastAsia="等线" w:ascii="Arial" w:cs="Arial" w:hAnsi="Arial"/>
          <w:b w:val="true"/>
          <w:sz w:val="24"/>
        </w:rPr>
        <w:t>【客户端&amp;后台】订单列表</w:t>
      </w:r>
      <w:bookmarkEnd w:id="22"/>
    </w:p>
    <w:p>
      <w:pPr>
        <w:spacing w:before="120" w:after="120" w:line="288" w:lineRule="auto"/>
        <w:ind w:left="0"/>
      </w:pPr>
      <w:r>
        <w:object>
          <v:shape id="_x0000_i1036" style="width:414pt;height:197pt;mso-width-percent:0;mso-height-percent:0;mso-width-percent:0;mso-height-percent:0" type="#_x0000_t75" o:ole="">
            <v:imagedata r:id="rId46" o:title=""/>
          </v:shape>
          <o:OLEObject DrawAspect="Icon" ObjectID="_1718471230" ProgID="Excel.Sheet.12" ShapeID="_x0000_i1036" Type="Embed" r:id="rId4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r>
        <w:rPr>
          <w:rFonts w:eastAsia="等线" w:ascii="Arial" w:cs="Arial" w:hAnsi="Arial"/>
          <w:color w:val="3370ff"/>
          <w:sz w:val="24"/>
        </w:rPr>
        <w:t xml:space="preserve">1.5.3.2 </w:t>
      </w:r>
      <w:r>
        <w:rPr>
          <w:rFonts w:eastAsia="等线" w:ascii="Arial" w:cs="Arial" w:hAnsi="Arial"/>
          <w:b w:val="true"/>
          <w:sz w:val="24"/>
        </w:rPr>
        <w:t>【客户端&amp;后台】订单详情</w:t>
      </w:r>
      <w:bookmarkEnd w:id="23"/>
    </w:p>
    <w:p>
      <w:pPr>
        <w:spacing w:before="120" w:after="120" w:line="288" w:lineRule="auto"/>
        <w:ind w:left="0"/>
      </w:pPr>
      <w:r>
        <w:object>
          <v:shape id="_x0000_i1037" style="width:414pt;height:197pt;mso-width-percent:0;mso-height-percent:0;mso-width-percent:0;mso-height-percent:0" type="#_x0000_t75" o:ole="">
            <v:imagedata r:id="rId48" o:title=""/>
          </v:shape>
          <o:OLEObject DrawAspect="Icon" ObjectID="_1718471231" ProgID="Excel.Sheet.12" ShapeID="_x0000_i1037" Type="Embed" r:id="rId4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r>
        <w:rPr>
          <w:rFonts w:eastAsia="等线" w:ascii="Arial" w:cs="Arial" w:hAnsi="Arial"/>
          <w:color w:val="3370ff"/>
          <w:sz w:val="24"/>
        </w:rPr>
        <w:t xml:space="preserve">1.5.3.3 </w:t>
      </w:r>
      <w:r>
        <w:rPr>
          <w:rFonts w:eastAsia="等线" w:ascii="Arial" w:cs="Arial" w:hAnsi="Arial"/>
          <w:b w:val="true"/>
          <w:sz w:val="24"/>
        </w:rPr>
        <w:t>订单状态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pending ──支付成功──► paid</w:t>
              <w:br/>
              <w:t xml:space="preserve">   │</w:t>
              <w:br/>
              <w:t xml:space="preserve">   ├──30分钟超时（后台定时任务）──► cancelled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└──用户/后台手动取消 ──► cancelled</w:t>
            </w:r>
          </w:p>
        </w:tc>
      </w:tr>
    </w:tbl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cancelled</w:t>
      </w:r>
      <w:r>
        <w:rPr>
          <w:rFonts w:eastAsia="等线" w:ascii="Arial" w:cs="Arial" w:hAnsi="Arial"/>
          <w:sz w:val="22"/>
        </w:rPr>
        <w:t xml:space="preserve"> 为终态。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网银回调到达时若订单已 cancelled → 后台自动退款（原路退回），不生成权益。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color w:val="3370ff"/>
          <w:sz w:val="28"/>
        </w:rPr>
        <w:t xml:space="preserve">1.5.4 </w:t>
      </w:r>
      <w:r>
        <w:rPr>
          <w:rFonts w:eastAsia="等线" w:ascii="Arial" w:cs="Arial" w:hAnsi="Arial"/>
          <w:b w:val="true"/>
          <w:sz w:val="28"/>
        </w:rPr>
        <w:t>【客户端-企业订阅/我的订阅】查看和管理订阅包状态</w:t>
      </w:r>
      <w:bookmarkEnd w:id="2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" w:id="26"/>
      <w:r>
        <w:rPr>
          <w:rFonts w:eastAsia="等线" w:ascii="Arial" w:cs="Arial" w:hAnsi="Arial"/>
          <w:color w:val="3370ff"/>
          <w:sz w:val="24"/>
        </w:rPr>
        <w:t xml:space="preserve">1.5.4.1 </w:t>
      </w:r>
      <w:r>
        <w:rPr>
          <w:rFonts w:eastAsia="等线" w:ascii="Arial" w:cs="Arial" w:hAnsi="Arial"/>
          <w:b w:val="true"/>
          <w:sz w:val="24"/>
        </w:rPr>
        <w:t>我的订阅</w:t>
      </w:r>
      <w:bookmarkEnd w:id="26"/>
    </w:p>
    <w:p>
      <w:pPr>
        <w:spacing w:before="120" w:after="120" w:line="288" w:lineRule="auto"/>
        <w:ind w:left="0"/>
      </w:pPr>
      <w:r>
        <w:object>
          <v:shape id="_x0000_i1038" style="width:414pt;height:58pt;mso-width-percent:0;mso-height-percent:0;mso-width-percent:0;mso-height-percent:0" type="#_x0000_t75" o:ole="">
            <v:imagedata r:id="rId50" o:title=""/>
          </v:shape>
          <o:OLEObject DrawAspect="Icon" ObjectID="_1718471232" ProgID="Excel.Sheet.12" ShapeID="_x0000_i1038" Type="Embed" r:id="rId4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（1）页面内容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页头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标题：我的订阅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右侧状态 Badge：生效中 / 待生效 / 已取消 / 已过期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右上角操作按钮：查看用量明细（打开右侧抽屉）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概况区</w:t>
      </w:r>
    </w:p>
    <w:p>
      <w:pPr>
        <w:spacing w:before="120" w:after="120" w:line="288" w:lineRule="auto"/>
        <w:ind w:left="0"/>
      </w:pPr>
      <w:r>
        <w:object>
          <v:shape id="_x0000_i1039" style="width:414pt;height:197pt;mso-width-percent:0;mso-height-percent:0;mso-width-percent:0;mso-height-percent:0" type="#_x0000_t75" o:ole="">
            <v:imagedata r:id="rId52" o:title=""/>
          </v:shape>
          <o:OLEObject DrawAspect="Icon" ObjectID="_1718471233" ProgID="Excel.Sheet.12" ShapeID="_x0000_i1039" Type="Embed" r:id="rId5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配置区</w:t>
      </w:r>
    </w:p>
    <w:p>
      <w:pPr>
        <w:spacing w:before="120" w:after="120" w:line="288" w:lineRule="auto"/>
        <w:ind w:left="0"/>
      </w:pPr>
      <w:r>
        <w:object>
          <v:shape id="_x0000_i1040" style="width:414pt;height:177pt;mso-width-percent:0;mso-height-percent:0;mso-width-percent:0;mso-height-percent:0" type="#_x0000_t75" o:ole="">
            <v:imagedata r:id="rId54" o:title=""/>
          </v:shape>
          <o:OLEObject DrawAspect="Icon" ObjectID="_1718471234" ProgID="Excel.Sheet.12" ShapeID="_x0000_i1040" Type="Embed" r:id="rId5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（2）套餐升级续费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升级下单页面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左栏：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当前订阅卡片：档位名（Personal {tier}）、月额度、月价、余量进度条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升级目标选择：Select 下拉（标准版/尊享版）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计费说明小字（差价折算、不支持退款降级）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右栏：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标题「升级订阅」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概览：当前档位 / 升级至 / 到期时间（跟随当前订阅，不变）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原价（划线）+ 预计需补金额（差价 × 剩余周期折算）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支付方式：充值余额（默认选中）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协议勾选 + 确认支付按钮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续费支付页面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左栏：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当前订阅卡片：单计划卡片（档位、月额度 Credits/月、月价 /月）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续费周期选择：1/3/6 个月三选一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右栏：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标题「Token Plan 个人版」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续费周期 + 续费后到期时间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计费详情：档位 × 月数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续费总额度（+credits）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应付金额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支付方式：充值余额（含余额不足提示）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协议勾选 + 确认支付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（3）用量明细抽屉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右侧滑出 Sheet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表格列：时间 | 模型 | 抵扣项 | 消耗积分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数据按模型分组，所有输入/输出/缓存都放在一个抵扣项单元格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右上角 导出 按钮：导出为 CSV 文件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空状态：暂无用量明细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" w:id="27"/>
      <w:r>
        <w:rPr>
          <w:rFonts w:eastAsia="等线" w:ascii="Arial" w:cs="Arial" w:hAnsi="Arial"/>
          <w:color w:val="3370ff"/>
          <w:sz w:val="24"/>
        </w:rPr>
        <w:t xml:space="preserve">1.5.4.2 </w:t>
      </w:r>
      <w:r>
        <w:rPr>
          <w:rFonts w:eastAsia="等线" w:ascii="Arial" w:cs="Arial" w:hAnsi="Arial"/>
          <w:b w:val="true"/>
          <w:sz w:val="24"/>
        </w:rPr>
        <w:t>企业订阅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企业管理员管理当前生效的席位制订阅，是整个模块的核心管理页面。支持企业按席位购买、续费、加购、升级，并对席位进行成员分配与额度管理。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用户角色：企业管理员 入口：侧边栏「资源与订阅 &gt; 企业订阅」 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前置条件：企业已存在一笔生效中的席位制订阅；若无则展示空状态引导前往 Token Plan 购买。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（1）页头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标题"企业订阅"，展示订阅状态标签（生效中/待生效/已取消/已过期）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若有关联订单，展示订单号便于追溯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右侧提供两个主动操作按钮：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加购席位：次按钮样式，日常扩展场景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续费：主按钮样式（渐变色），到期前主动续费场景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（2）订阅概览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基本信息行：权益ID、过期时间、自动续费开关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关闭 → 开启，直接生效，提示"到期将自动扣款续费"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开启 → 关闭，二次确认，“关闭后，当前套餐将在到期后失效。”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席位档位看板：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总席位 + 已分配数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三档（轻享版/标准版/尊享版）各显示"未分配/总数"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整体额度使用：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已用/总量 Credit + 百分比 + 进度条 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"查看调用明细"入口 → 下钻到抵扣明细弹窗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（3）席位管理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悬浮提示"一个席位绑定一个企业成员，成员在「我的订阅」中生成专属 API Key，调用消耗该席位额度"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筛选与批量操作：支持按档位筛选席位列表（全部/轻享版/标准版/尊享版）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席位表格：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每行展示：档位标签、席位ID、周期额度、余量百分比（迷你进度条）、已绑定成员（姓名+账号）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行内操作根据状态自适应：</w:t>
      </w:r>
    </w:p>
    <w:p>
      <w:pPr>
        <w:numPr>
          <w:numId w:val="1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空闲席位 → 分配 + 升级</w:t>
      </w:r>
    </w:p>
    <w:p>
      <w:pPr>
        <w:numPr>
          <w:numId w:val="1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已分配席位 → 回收 + 升级</w:t>
      </w:r>
    </w:p>
    <w:p>
      <w:pPr>
        <w:numPr>
          <w:numId w:val="1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尊享版席位 → 升级按钮禁用（已是最高档）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选中席位后，工具栏显示已选数量，并提供三个批量操作：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分配：将选中的空闲席位批量分配给成员（混合档位时不可批量分配）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回收：将选中的已分配席位释放为空闲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升级：将选中的同档位席位批量升级到更高档（混合档位或全为尊享版时不可升级）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分配规则：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仅空闲席位可分配</w:t>
      </w:r>
    </w:p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分配弹窗从企业全员中选择，支持按姓名/部门搜索</w:t>
      </w:r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一个席位绑定一个成员，成员不可重复绑定；已绑定其他席位的成员不在可选列表中</w:t>
      </w:r>
    </w:p>
    <w:p>
      <w:pPr>
        <w:numPr>
          <w:numId w:val="1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批量分配时，按成员选择顺序依次填入选中的空闲席位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回收规则：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已分配席位才可回收</w:t>
      </w:r>
    </w:p>
    <w:p>
      <w:pPr>
        <w:numPr>
          <w:numId w:val="1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回收后席位重置为空闲，成员绑定关系解除，该成员的专属 API Key 失效，该席位已用额度仍保持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需二次确认，提示"席位使用者将无法继续使用服务"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升级规则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最高的一档选中后升级按钮置灰不可升级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批量升级要求选中席位档位一致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升级跳转独立订单页，按差价 × 剩余天数折算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（4）抵扣明细弹窗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筛选能力：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日期范围筛选（起始-结束）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关键词搜索（席位ID 或 模型名称）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支持重置筛选条件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数据展示：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一行对应一条抵扣明细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表头：时间（最新一条）、席位ID、成员、模型、输入Token数、输出Token数、消耗积分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导出能力：支持导出 CSV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8" w:id="28"/>
      <w:r>
        <w:rPr>
          <w:rFonts w:eastAsia="等线" w:ascii="Arial" w:cs="Arial" w:hAnsi="Arial"/>
          <w:color w:val="3370ff"/>
          <w:sz w:val="24"/>
        </w:rPr>
        <w:t xml:space="preserve">1.5.4.3 </w:t>
      </w:r>
      <w:r>
        <w:rPr>
          <w:rFonts w:eastAsia="等线" w:ascii="Arial" w:cs="Arial" w:hAnsi="Arial"/>
          <w:b w:val="true"/>
          <w:sz w:val="24"/>
        </w:rPr>
        <w:t>套餐升级规则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（1）加购席位页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功能概述：为现有订阅加购新席位，按剩余天数折算计价。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计价规则：折算单价 = 月费 × (剩余天数 / 自然月天数)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顶部提示：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购买成功后立即生效，到期时间将与当前已购套餐保持一致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计费说明：新席位按主账户当前周期剩余天数计价，自动续费规则跟随主账户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额度说明：本周期内可用额度按剩余天数折算，下周期重置至完整额度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左栏：三档席位选择卡片</w:t>
      </w:r>
    </w:p>
    <w:p>
      <w:pPr>
        <w:numPr>
          <w:numId w:val="1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每档：名称、Credit/席/月、原价划线 + 折算价、加减器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选中后显示小计行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右栏：</w:t>
      </w:r>
    </w:p>
    <w:p>
      <w:pPr>
        <w:numPr>
          <w:numId w:val="1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订单概览：当前席位、加购席位、到期时间</w:t>
      </w:r>
    </w:p>
    <w:p>
      <w:pPr>
        <w:numPr>
          <w:numId w:val="1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计费详情：各档明细 + 增加 Credit + 应付金额</w:t>
      </w:r>
    </w:p>
    <w:p>
      <w:pPr>
        <w:numPr>
          <w:numId w:val="1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支付方式：充值余额，余额不足时提示差额</w:t>
      </w:r>
    </w:p>
    <w:p>
      <w:pPr>
        <w:numPr>
          <w:numId w:val="1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协议勾选</w:t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提交按钮 → 二次确认 → 支付成功结果页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527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（2）续费订阅页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功能概述：续费当前订阅，席位档位与数量保持不变，到期时间顺延。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修改商品配置仅对续费订单生效，不影响已购用户当前周期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顶部提示：</w:t>
      </w:r>
    </w:p>
    <w:p>
      <w:pPr>
        <w:numPr>
          <w:numId w:val="2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续费后到期时间将在当前到期时间基础上顺延，席位档位与数量保持不变</w:t>
      </w:r>
    </w:p>
    <w:p>
      <w:pPr>
        <w:numPr>
          <w:numId w:val="2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计费说明：按所选续费周期 × 各档位席位月费计算，自动续费规则跟随主账户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左栏：</w:t>
      </w:r>
    </w:p>
    <w:p>
      <w:pPr>
        <w:numPr>
          <w:numId w:val="2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当前席位（只读卡片）：三档席位，每档显示名称、Credit/席/月、月费、数量</w:t>
      </w:r>
    </w:p>
    <w:p>
      <w:pPr>
        <w:numPr>
          <w:numId w:val="2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右上角显示当前到期时间</w:t>
      </w:r>
    </w:p>
    <w:p>
      <w:pPr>
        <w:numPr>
          <w:numId w:val="2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续费周期选择：续费最小单位 = 原套餐周期，</w:t>
      </w:r>
      <w:r>
        <w:rPr>
          <w:rFonts w:eastAsia="等线" w:ascii="Arial" w:cs="Arial" w:hAnsi="Arial"/>
          <w:sz w:val="22"/>
          <w:shd w:fill="fff67a"/>
        </w:rPr>
        <w:t>包月按照1个月 / 3个月 / 6个月；包年按照1 / 2 / 3 年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右栏：</w:t>
      </w:r>
    </w:p>
    <w:p>
      <w:pPr>
        <w:numPr>
          <w:numId w:val="2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标题"Token Plan 企业版"</w:t>
      </w:r>
    </w:p>
    <w:p>
      <w:pPr>
        <w:numPr>
          <w:numId w:val="2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续费席位数 + 续费周期（含顺延后到期时间）</w:t>
      </w:r>
    </w:p>
    <w:p>
      <w:pPr>
        <w:numPr>
          <w:numId w:val="2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计费详情：各档 × 席位 × 月数 = 金额 + 续费总额度 + 应付</w:t>
      </w:r>
    </w:p>
    <w:p>
      <w:pPr>
        <w:numPr>
          <w:numId w:val="2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支付方式：充值余额</w:t>
      </w:r>
    </w:p>
    <w:p>
      <w:pPr>
        <w:numPr>
          <w:numId w:val="2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协议勾选</w:t>
      </w:r>
    </w:p>
    <w:p>
      <w:pPr>
        <w:numPr>
          <w:numId w:val="2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 → 二次确认 → 成功结果页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（3）升级席位页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功能概述：将选中的席位升级到更高档位，按差价 × 剩余周期折算。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计价规则：需补金额 = Σ (目标档月费 - 当前档月费) × (剩余天数 / 自然月天数)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入口：从企业订阅管理页</w:t>
      </w:r>
      <w:r>
        <w:rPr>
          <w:rFonts w:eastAsia="等线" w:ascii="Arial" w:cs="Arial" w:hAnsi="Arial"/>
          <w:b w:val="true"/>
          <w:sz w:val="22"/>
        </w:rPr>
        <w:t>单选/多选同一档位的席位</w:t>
      </w:r>
      <w:r>
        <w:rPr>
          <w:rFonts w:eastAsia="等线" w:ascii="Arial" w:cs="Arial" w:hAnsi="Arial"/>
          <w:sz w:val="22"/>
        </w:rPr>
        <w:t>后点击"升级"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左栏：</w:t>
      </w:r>
    </w:p>
    <w:p>
      <w:pPr>
        <w:numPr>
          <w:numId w:val="2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选中席位表格：规格、ID、额度、余量、成员、升级路径（如 标准版 → 尊享版）</w:t>
      </w:r>
    </w:p>
    <w:p>
      <w:pPr>
        <w:numPr>
          <w:numId w:val="2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升级目标选择：下拉框（标准版/尊享版）</w:t>
      </w:r>
    </w:p>
    <w:p>
      <w:pPr>
        <w:numPr>
          <w:numId w:val="2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计费说明（灰色小字）：差价折算、额度更新、不支持退款降级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右栏：</w:t>
      </w:r>
    </w:p>
    <w:p>
      <w:pPr>
        <w:numPr>
          <w:numId w:val="2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订单概览：升级席位数、升级至、到期时间</w:t>
      </w:r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价格：原价划线 + 预计需补金额</w:t>
      </w:r>
    </w:p>
    <w:p>
      <w:pPr>
        <w:numPr>
          <w:numId w:val="2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支付方式：充值余额（固定）</w:t>
      </w:r>
    </w:p>
    <w:p>
      <w:pPr>
        <w:numPr>
          <w:numId w:val="2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协议勾选</w:t>
      </w:r>
    </w:p>
    <w:p>
      <w:pPr>
        <w:numPr>
          <w:numId w:val="2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提交按钮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（4）计费规则汇总</w:t>
      </w:r>
    </w:p>
    <w:p>
      <w:pPr>
        <w:spacing w:before="120" w:after="120" w:line="288" w:lineRule="auto"/>
        <w:ind w:left="0"/>
      </w:pPr>
      <w:r>
        <w:object>
          <v:shape id="_x0000_i1041" style="width:414pt;height:197pt;mso-width-percent:0;mso-height-percent:0;mso-width-percent:0;mso-height-percent:0" type="#_x0000_t75" o:ole="">
            <v:imagedata r:id="rId65" o:title=""/>
          </v:shape>
          <o:OLEObject DrawAspect="Icon" ObjectID="_1718471235" ProgID="Excel.Sheet.12" ShapeID="_x0000_i1041" Type="Embed" r:id="rId6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9" w:id="29"/>
      <w:r>
        <w:rPr>
          <w:rFonts w:eastAsia="等线" w:ascii="Arial" w:cs="Arial" w:hAnsi="Arial"/>
          <w:color w:val="3370ff"/>
          <w:sz w:val="24"/>
        </w:rPr>
        <w:t xml:space="preserve">1.5.4.4 </w:t>
      </w:r>
      <w:r>
        <w:rPr>
          <w:rFonts w:eastAsia="等线" w:ascii="Arial" w:cs="Arial" w:hAnsi="Arial"/>
          <w:b w:val="true"/>
          <w:sz w:val="24"/>
        </w:rPr>
        <w:t>空状态</w:t>
      </w:r>
      <w:bookmarkEnd w:id="29"/>
    </w:p>
    <w:p>
      <w:pPr>
        <w:spacing w:before="120" w:after="120" w:line="288" w:lineRule="auto"/>
        <w:ind w:left="0"/>
      </w:pPr>
      <w:r>
        <w:object>
          <v:shape id="_x0000_i1042" style="width:414pt;height:136pt;mso-width-percent:0;mso-height-percent:0;mso-width-percent:0;mso-height-percent:0" type="#_x0000_t75" o:ole="">
            <v:imagedata r:id="rId67" o:title=""/>
          </v:shape>
          <o:OLEObject DrawAspect="Icon" ObjectID="_1718471236" ProgID="Excel.Sheet.12" ShapeID="_x0000_i1042" Type="Embed" r:id="rId6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color w:val="3370ff"/>
          <w:sz w:val="28"/>
        </w:rPr>
        <w:t xml:space="preserve">1.5.5 </w:t>
      </w:r>
      <w:r>
        <w:rPr>
          <w:rFonts w:eastAsia="等线" w:ascii="Arial" w:cs="Arial" w:hAnsi="Arial"/>
          <w:b w:val="true"/>
          <w:sz w:val="28"/>
        </w:rPr>
        <w:t>【后台-权益管理】查看用户权益状态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权益数据是一个周期一条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订阅包权益可用性完全由订阅关系决定。订阅续费失败 → 权益立即不可用；订阅恢复 → 权益恢复。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1" w:id="31"/>
      <w:r>
        <w:rPr>
          <w:rFonts w:eastAsia="等线" w:ascii="Arial" w:cs="Arial" w:hAnsi="Arial"/>
          <w:color w:val="3370ff"/>
          <w:sz w:val="24"/>
        </w:rPr>
        <w:t xml:space="preserve">1.5.5.1 </w:t>
      </w:r>
      <w:r>
        <w:rPr>
          <w:rFonts w:eastAsia="等线" w:ascii="Arial" w:cs="Arial" w:hAnsi="Arial"/>
          <w:b w:val="true"/>
          <w:sz w:val="24"/>
        </w:rPr>
        <w:t>权益列表</w:t>
      </w:r>
      <w:bookmarkEnd w:id="31"/>
    </w:p>
    <w:p>
      <w:pPr>
        <w:spacing w:before="120" w:after="120" w:line="288" w:lineRule="auto"/>
        <w:ind w:left="0"/>
      </w:pPr>
      <w:r>
        <w:object>
          <v:shape id="_x0000_i1043" style="width:414pt;height:141pt;mso-width-percent:0;mso-height-percent:0;mso-width-percent:0;mso-height-percent:0" type="#_x0000_t75" o:ole="">
            <v:imagedata r:id="rId69" o:title=""/>
          </v:shape>
          <o:OLEObject DrawAspect="Icon" ObjectID="_1718471237" ProgID="Excel.Sheet.12" ShapeID="_x0000_i1043" Type="Embed" r:id="rId6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2" w:id="32"/>
      <w:r>
        <w:rPr>
          <w:rFonts w:eastAsia="等线" w:ascii="Arial" w:cs="Arial" w:hAnsi="Arial"/>
          <w:color w:val="3370ff"/>
          <w:sz w:val="24"/>
        </w:rPr>
        <w:t xml:space="preserve">1.5.5.2 </w:t>
      </w:r>
      <w:r>
        <w:rPr>
          <w:rFonts w:eastAsia="等线" w:ascii="Arial" w:cs="Arial" w:hAnsi="Arial"/>
          <w:b w:val="true"/>
          <w:sz w:val="24"/>
        </w:rPr>
        <w:t>权益明细抵扣详情</w:t>
      </w:r>
      <w:bookmarkEnd w:id="32"/>
    </w:p>
    <w:p>
      <w:pPr>
        <w:spacing w:before="120" w:after="120" w:line="288" w:lineRule="auto"/>
        <w:ind w:left="0"/>
      </w:pPr>
      <w:r>
        <w:object>
          <v:shape id="_x0000_i1044" style="width:414pt;height:150pt;mso-width-percent:0;mso-height-percent:0;mso-width-percent:0;mso-height-percent:0" type="#_x0000_t75" o:ole="">
            <v:imagedata r:id="rId71" o:title=""/>
          </v:shape>
          <o:OLEObject DrawAspect="Icon" ObjectID="_1718471238" ProgID="Excel.Sheet.12" ShapeID="_x0000_i1044" Type="Embed" r:id="rId7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color w:val="3370ff"/>
          <w:sz w:val="28"/>
        </w:rPr>
        <w:t xml:space="preserve">1.5.6 </w:t>
      </w:r>
      <w:r>
        <w:rPr>
          <w:rFonts w:eastAsia="等线" w:ascii="Arial" w:cs="Arial" w:hAnsi="Arial"/>
          <w:b w:val="true"/>
          <w:sz w:val="28"/>
        </w:rPr>
        <w:t>【后台-订阅管理】查看用户订阅状态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筛选区：订阅状态（全部/生效中/已过期）、关键词搜索（订阅编号/主体/商品名）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</w:pPr>
      <w:r>
        <w:object>
          <v:shape id="_x0000_i1045" style="width:414pt;height:197pt;mso-width-percent:0;mso-height-percent:0;mso-width-percent:0;mso-height-percent:0" type="#_x0000_t75" o:ole="">
            <v:imagedata r:id="rId74" o:title=""/>
          </v:shape>
          <o:OLEObject DrawAspect="Icon" ObjectID="_1718471239" ProgID="Excel.Sheet.12" ShapeID="_x0000_i1045" Type="Embed" r:id="rId7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（1）两个状态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生效中（active）：订阅在周期内，额度可用，Key 有效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已过期（expired）：订阅到期且未续费成功，额度清零，Key 失效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（2）状态流转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生效中 + 自动续费开启 → 到期日前7天自动扣款 → 成功则进入新周期（继续生效中），失败则直接过期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生效中 + 自动续费关闭 → 到期日直接过期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已过期 → 只能重新购买，不支持恢复原订阅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（3）自动扣款规则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扣款时间：</w:t>
      </w:r>
      <w:r>
        <w:rPr>
          <w:rFonts w:eastAsia="等线" w:ascii="Arial" w:cs="Arial" w:hAnsi="Arial"/>
          <w:sz w:val="22"/>
        </w:rPr>
        <w:t>到期日前7天</w:t>
      </w:r>
      <w:r>
        <w:rPr>
          <w:rFonts w:eastAsia="等线" w:ascii="Arial" w:cs="Arial" w:hAnsi="Arial"/>
          <w:sz w:val="22"/>
          <w:shd w:fill="fff67a"/>
        </w:rPr>
        <w:t>（如7.24的23：59：59过期，则7.16的14：00：00发扣款提示短信，7.17的23：59：59自动扣款）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2f3f5"/>
        </w:rPr>
        <w:t>若因账户余额不足导致续费失败，在资源</w:t>
      </w:r>
      <w:r>
        <w:rPr>
          <w:rFonts w:eastAsia="等线" w:ascii="Arial" w:cs="Arial" w:hAnsi="Arial"/>
          <w:color w:val="de7802"/>
          <w:sz w:val="22"/>
          <w:shd w:fill="f2f3f5"/>
        </w:rPr>
        <w:t xml:space="preserve"> 到期前 5、3、1 天 </w:t>
      </w:r>
      <w:r>
        <w:rPr>
          <w:rFonts w:eastAsia="等线" w:ascii="Arial" w:cs="Arial" w:hAnsi="Arial"/>
          <w:sz w:val="22"/>
          <w:shd w:fill="f2f3f5"/>
        </w:rPr>
        <w:t>继续执行扣款续费任务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扣款成功：周期顺延，生成续费订单，发扣款成功短信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扣款失败：状态置为过期，额度清零，Key 失效，发扣款失败短信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（4）短信提醒</w:t>
      </w:r>
    </w:p>
    <w:p>
      <w:pPr>
        <w:spacing w:before="120" w:after="120" w:line="288" w:lineRule="auto"/>
        <w:ind w:left="0"/>
      </w:pPr>
      <w:r>
        <w:object>
          <v:shape id="_x0000_i1046" style="width:414pt;height:117pt;mso-width-percent:0;mso-height-percent:0;mso-width-percent:0;mso-height-percent:0" type="#_x0000_t75" o:ole="">
            <v:imagedata r:id="rId76" o:title=""/>
          </v:shape>
          <o:OLEObject DrawAspect="Icon" ObjectID="_1718471240" ProgID="Excel.Sheet.12" ShapeID="_x0000_i1046" Type="Embed" r:id="rId7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color w:val="3370ff"/>
          <w:sz w:val="30"/>
        </w:rPr>
        <w:t xml:space="preserve">1.6 </w:t>
      </w:r>
      <w:r>
        <w:rPr>
          <w:rFonts w:eastAsia="等线" w:ascii="Arial" w:cs="Arial" w:hAnsi="Arial"/>
          <w:b w:val="true"/>
          <w:sz w:val="30"/>
        </w:rPr>
        <w:t>消费日志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color w:val="3370ff"/>
          <w:sz w:val="28"/>
        </w:rPr>
        <w:t xml:space="preserve">1.6.1 </w:t>
      </w:r>
      <w:r>
        <w:rPr>
          <w:rFonts w:eastAsia="等线" w:ascii="Arial" w:cs="Arial" w:hAnsi="Arial"/>
          <w:b w:val="true"/>
          <w:sz w:val="28"/>
        </w:rPr>
        <w:t>新增列「扣费来源」</w:t>
      </w:r>
      <w:bookmarkEnd w:id="35"/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位置：原「输出」列右侧、「消耗金额」列左侧。</w:t>
      </w:r>
    </w:p>
    <w:p>
      <w:pPr>
        <w:spacing w:before="120" w:after="120" w:line="288" w:lineRule="auto"/>
        <w:ind w:left="0"/>
      </w:pPr>
      <w:r>
        <w:object>
          <v:shape id="_x0000_i1047" style="width:414pt;height:90pt;mso-width-percent:0;mso-height-percent:0;mso-width-percent:0;mso-height-percent:0" type="#_x0000_t75" o:ole="">
            <v:imagedata r:id="rId78" o:title=""/>
          </v:shape>
          <o:OLEObject DrawAspect="Icon" ObjectID="_1718471241" ProgID="Excel.Sheet.12" ShapeID="_x0000_i1047" Type="Embed" r:id="rId7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color w:val="3370ff"/>
          <w:sz w:val="28"/>
        </w:rPr>
        <w:t xml:space="preserve">1.6.2 </w:t>
      </w:r>
      <w:r>
        <w:rPr>
          <w:rFonts w:eastAsia="等线" w:ascii="Arial" w:cs="Arial" w:hAnsi="Arial"/>
          <w:b w:val="true"/>
          <w:sz w:val="28"/>
        </w:rPr>
        <w:t>「花费」列改名为「消耗金额」</w:t>
      </w:r>
      <w:bookmarkEnd w:id="36"/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列名由「花费」改为「消耗金额」。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所有调用记录（含消费、错误）均有值；错误记录金额为 </w:t>
      </w:r>
      <w:r>
        <w:rPr>
          <w:rFonts w:eastAsia="Consolas" w:ascii="Consolas" w:cs="Consolas" w:hAnsi="Consolas"/>
          <w:sz w:val="22"/>
          <w:shd w:fill="EFF0F1"/>
        </w:rPr>
        <w:t>¥0.0000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金额格式：</w:t>
      </w:r>
      <w:r>
        <w:rPr>
          <w:rFonts w:eastAsia="Consolas" w:ascii="Consolas" w:cs="Consolas" w:hAnsi="Consolas"/>
          <w:sz w:val="22"/>
          <w:shd w:fill="EFF0F1"/>
        </w:rPr>
        <w:t>¥{金额}</w:t>
      </w:r>
      <w:r>
        <w:rPr>
          <w:rFonts w:eastAsia="等线" w:ascii="Arial" w:cs="Arial" w:hAnsi="Arial"/>
          <w:sz w:val="22"/>
        </w:rPr>
        <w:t>，保留 4 位小数。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color w:val="3370ff"/>
          <w:sz w:val="28"/>
        </w:rPr>
        <w:t xml:space="preserve">1.6.3 </w:t>
      </w:r>
      <w:r>
        <w:rPr>
          <w:rFonts w:eastAsia="等线" w:ascii="Arial" w:cs="Arial" w:hAnsi="Arial"/>
          <w:b w:val="true"/>
          <w:sz w:val="28"/>
        </w:rPr>
        <w:t>新增列「实际支付」</w:t>
      </w:r>
      <w:bookmarkEnd w:id="37"/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位置：「消耗金额」列右侧。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取值规则：</w:t>
      </w:r>
    </w:p>
    <w:p>
      <w:pPr>
        <w:spacing w:before="120" w:after="120" w:line="288" w:lineRule="auto"/>
        <w:ind w:left="0"/>
      </w:pPr>
      <w:r>
        <w:object>
          <v:shape id="_x0000_i1048" style="width:414pt;height:90pt;mso-width-percent:0;mso-height-percent:0;mso-width-percent:0;mso-height-percent:0" type="#_x0000_t75" o:ole="">
            <v:imagedata r:id="rId80" o:title=""/>
          </v:shape>
          <o:OLEObject DrawAspect="Icon" ObjectID="_1718471242" ProgID="Excel.Sheet.12" ShapeID="_x0000_i1048" Type="Embed" r:id="rId7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color w:val="3370ff"/>
          <w:sz w:val="28"/>
        </w:rPr>
        <w:t xml:space="preserve">1.6.4 </w:t>
      </w:r>
      <w:r>
        <w:rPr>
          <w:rFonts w:eastAsia="等线" w:ascii="Arial" w:cs="Arial" w:hAnsi="Arial"/>
          <w:b w:val="true"/>
          <w:sz w:val="28"/>
        </w:rPr>
        <w:t>详情弹窗差异化展示</w:t>
      </w:r>
      <w:bookmarkEnd w:id="38"/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扣费来源 = 订阅包：弹窗极简展示，仅一行：左侧标签「消耗 Credit」，右侧为消耗的 Credit 数值（千分位格式，加粗）。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color w:val="3370ff"/>
          <w:sz w:val="28"/>
        </w:rPr>
        <w:t xml:space="preserve">1.6.5 </w:t>
      </w:r>
      <w:r>
        <w:rPr>
          <w:rFonts w:eastAsia="等线" w:ascii="Arial" w:cs="Arial" w:hAnsi="Arial"/>
          <w:b w:val="true"/>
          <w:sz w:val="28"/>
        </w:rPr>
        <w:t>CSV 导出同步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 CSV 需同步新增「扣费来源」「消耗金额」「实际支付」三列，取值与页面展示一致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561"/>
        <w:gridCol w:w="4718"/>
      </w:tblGrid>
      <w:tr>
        <w:tc>
          <w:tcPr>
            <w:tcW w:w="356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05025" cy="866775"/>
                  <wp:docPr id="28" name="Drawing 2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838450" cy="876300"/>
                  <wp:docPr id="29" name="Drawing 2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授信额度、充值额度区分</w:t>
      </w:r>
      <w:r>
        <w:rPr>
          <w:rFonts w:eastAsia="等线" w:ascii="Arial" w:cs="Arial" w:hAnsi="Arial"/>
          <w:b w:val="true"/>
          <w:sz w:val="32"/>
        </w:rPr>
        <w:t xml:space="preserve"> 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color w:val="3370ff"/>
          <w:sz w:val="30"/>
        </w:rPr>
        <w:t xml:space="preserve">2.1 </w:t>
      </w:r>
      <w:r>
        <w:rPr>
          <w:rFonts w:eastAsia="等线" w:ascii="Arial" w:cs="Arial" w:hAnsi="Arial"/>
          <w:b w:val="true"/>
          <w:sz w:val="30"/>
        </w:rPr>
        <w:t xml:space="preserve"> 【后台】充值入口区分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（1）用户充值入口独立化</w:t>
      </w:r>
    </w:p>
    <w:p>
      <w:pPr>
        <w:spacing w:before="120" w:after="120" w:line="288" w:lineRule="auto"/>
        <w:ind w:left="0"/>
      </w:pPr>
      <w:r>
        <w:object>
          <v:shape id="_x0000_i1049" style="width:414pt;height:75pt;mso-width-percent:0;mso-height-percent:0;mso-width-percent:0;mso-height-percent:0" type="#_x0000_t75" o:ole="">
            <v:imagedata r:id="rId84" o:title=""/>
          </v:shape>
          <o:OLEObject DrawAspect="Icon" ObjectID="_1718471243" ProgID="Excel.Sheet.12" ShapeID="_x0000_i1049" Type="Embed" r:id="rId8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企业端充值入口原本就在列表操作列，本次保持位置不变，仅升级弹窗内容。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718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（2）新增备注预览项，修改余额充值的备注模板</w:t>
      </w:r>
    </w:p>
    <w:p>
      <w:pPr>
        <w:spacing w:before="120" w:after="120" w:line="288" w:lineRule="auto"/>
        <w:ind w:left="0"/>
      </w:pPr>
      <w:r>
        <w:object>
          <v:shape id="_x0000_i1050" style="width:414pt;height:56pt;mso-width-percent:0;mso-height-percent:0;mso-width-percent:0;mso-height-percent:0" type="#_x0000_t75" o:ole="">
            <v:imagedata r:id="rId87" o:title=""/>
          </v:shape>
          <o:OLEObject DrawAspect="Icon" ObjectID="_1718471244" ProgID="Excel.Sheet.12" ShapeID="_x0000_i1050" Type="Embed" r:id="rId8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（3）新增"授信额度"充值类型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原有充值弹窗仅支持对「余额」进行操作，本次在企业端和用户端的充值弹窗中统一增加充值类型选择：</w:t>
      </w:r>
    </w:p>
    <w:p>
      <w:pPr>
        <w:spacing w:before="120" w:after="120" w:line="288" w:lineRule="auto"/>
        <w:ind w:left="0"/>
      </w:pPr>
      <w:r>
        <w:object>
          <v:shape id="_x0000_i1051" style="width:414pt;height:56pt;mso-width-percent:0;mso-height-percent:0;mso-width-percent:0;mso-height-percent:0" type="#_x0000_t75" o:ole="">
            <v:imagedata r:id="rId89" o:title=""/>
          </v:shape>
          <o:OLEObject DrawAspect="Icon" ObjectID="_1718471245" ProgID="Excel.Sheet.12" ShapeID="_x0000_i1051" Type="Embed" r:id="rId8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弹窗打开默认选中"充值余额"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切换类型时，弹窗头部展示的"当前余额/当前授信额度"实时切换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两种类型均支持正数（充值）和负数（扣减）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（4）授信额度设置弹窗</w:t>
      </w:r>
    </w:p>
    <w:p>
      <w:pPr>
        <w:spacing w:before="120" w:after="120" w:line="288" w:lineRule="auto"/>
        <w:ind w:left="0"/>
      </w:pPr>
      <w:r>
        <w:object>
          <v:shape id="_x0000_i1052" style="width:414pt;height:197pt;mso-width-percent:0;mso-height-percent:0;mso-width-percent:0;mso-height-percent:0" type="#_x0000_t75" o:ole="">
            <v:imagedata r:id="rId91" o:title=""/>
          </v:shape>
          <o:OLEObject DrawAspect="Icon" ObjectID="_1718471246" ProgID="Excel.Sheet.12" ShapeID="_x0000_i1052" Type="Embed" r:id="rId9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color w:val="3370ff"/>
          <w:sz w:val="30"/>
        </w:rPr>
        <w:t xml:space="preserve">2.2 </w:t>
      </w:r>
      <w:r>
        <w:rPr>
          <w:rFonts w:eastAsia="等线" w:ascii="Arial" w:cs="Arial" w:hAnsi="Arial"/>
          <w:b w:val="true"/>
          <w:sz w:val="30"/>
        </w:rPr>
        <w:t>【客户端】余额充值区分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（1）删除指标</w:t>
      </w:r>
    </w:p>
    <w:p>
      <w:pPr>
        <w:spacing w:before="120" w:after="120" w:line="288" w:lineRule="auto"/>
        <w:ind w:left="0"/>
      </w:pPr>
      <w:r>
        <w:object>
          <v:shape id="_x0000_i1053" style="width:414pt;height:75pt;mso-width-percent:0;mso-height-percent:0;mso-width-percent:0;mso-height-percent:0" type="#_x0000_t75" o:ole="">
            <v:imagedata r:id="rId93" o:title=""/>
          </v:shape>
          <o:OLEObject DrawAspect="Icon" ObjectID="_1718471247" ProgID="Excel.Sheet.12" ShapeID="_x0000_i1053" Type="Embed" r:id="rId9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（2）优化顶部余额概览区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充值余额：用户预充值的现金余额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代金券余额：平台发放的可抵扣代金券总额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授信余额</w:t>
      </w:r>
      <w:r>
        <w:rPr>
          <w:rFonts w:eastAsia="等线" w:ascii="Arial" w:cs="Arial" w:hAnsi="Arial"/>
          <w:sz w:val="22"/>
        </w:rPr>
        <w:t>：新增tooltip说明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（3）充值记录表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新增记录类型：授信充值，用于展示企业开通/调整授信总额的入账记录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类型筛选器新增「授信充值」选项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5760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color w:val="3370ff"/>
          <w:sz w:val="30"/>
        </w:rPr>
        <w:t xml:space="preserve">2.3 </w:t>
      </w:r>
      <w:r>
        <w:rPr>
          <w:rFonts w:eastAsia="等线" w:ascii="Arial" w:cs="Arial" w:hAnsi="Arial"/>
          <w:b w:val="true"/>
          <w:sz w:val="30"/>
        </w:rPr>
        <w:t>【后台】用户/企业管理列表新增对应项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（1）企业管理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列表新增“授信余额”，“历史消耗”统计口径需要纳入授信消耗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导出时的表格，需要增加“授信余额”、“授信消费”两列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030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（2）用户管理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卡片里新增“授信余额”，“历史消耗”统计口径需要纳入授信消耗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导出时的表格，需要增加“授信余额”、“授信消费”两列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6215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 xml:space="preserve">账单样式优化 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随着平台上线订阅包、资源包等权益类商品，原有账单明细仅展示"按量消费"维度，已无法完整反映用户的资金流向与开票依据。财务在对账、开票时需要在同一视图内同时看到：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按量/按次调用的实际消费及各类抵扣；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订阅/资源包等权益购买订单；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可开票金额与待支付（授信）金额的明确拆分。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因此对"账单明细报告"弹窗进行结构化重构。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【后台】账单样式优化</w:t>
      </w:r>
      <w:bookmarkEnd w:id="45"/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一张账单内完整呈现"按量消费 + 权益购买"两类明细；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清晰区分 2 种抵扣来源（代金券/充值余额）与 1 种待支付来源（授信额度）；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自动汇总可开票金额、待支付金额，降低财务人工核算成本；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保持与现有账单列表、导出、标记已发送/确认流程兼容。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（1）弹窗头部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标题：账单明细报告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右上角以 标签样式 展示 账期：YYYY-MM，替代原先表格内的账期列。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（2）表一：按量消费明细（优化）</w:t>
      </w:r>
    </w:p>
    <w:p>
      <w:pPr>
        <w:spacing w:before="120" w:after="120" w:line="288" w:lineRule="auto"/>
        <w:ind w:left="0"/>
      </w:pPr>
      <w:r>
        <w:object>
          <v:shape id="_x0000_i1054" style="width:414pt;height:197pt;mso-width-percent:0;mso-height-percent:0;mso-width-percent:0;mso-height-percent:0" type="#_x0000_t75" o:ole="">
            <v:imagedata r:id="rId98" o:title=""/>
          </v:shape>
          <o:OLEObject DrawAspect="Icon" ObjectID="_1718471248" ProgID="Excel.Sheet.12" ShapeID="_x0000_i1054" Type="Embed" r:id="rId9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月度汇总行：金额列按列汇总并加粗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（3）表二：权益购买明细（新增）</w:t>
      </w:r>
    </w:p>
    <w:p>
      <w:pPr>
        <w:spacing w:before="120" w:after="120" w:line="288" w:lineRule="auto"/>
        <w:ind w:left="0"/>
      </w:pPr>
      <w:r>
        <w:object>
          <v:shape id="_x0000_i1055" style="width:414pt;height:197pt;mso-width-percent:0;mso-height-percent:0;mso-width-percent:0;mso-height-percent:0" type="#_x0000_t75" o:ole="">
            <v:imagedata r:id="rId101" o:title=""/>
          </v:shape>
          <o:OLEObject DrawAspect="Icon" ObjectID="_1718471249" ProgID="Excel.Sheet.12" ShapeID="_x0000_i1055" Type="Embed" r:id="rId10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无数据时显示整行占位：本期无权益购买记录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汇总行：订单金额列、充值余额支付列分别合计（黑色加粗）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（4）底部金额汇总（操作按钮上方）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本期消费金额：XXXXXX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【客户端&amp;后台】账单状态流转</w:t>
      </w:r>
      <w:bookmarkEnd w:id="46"/>
    </w:p>
    <w:p>
      <w:pPr>
        <w:spacing w:before="120" w:after="120" w:line="288" w:lineRule="auto"/>
        <w:ind w:left="0"/>
      </w:pPr>
      <w:r>
        <w:object>
          <v:shape id="_x0000_i1056" style="width:414pt;height:56pt;mso-width-percent:0;mso-height-percent:0;mso-width-percent:0;mso-height-percent:0" type="#_x0000_t75" o:ole="">
            <v:imagedata r:id="rId103" o:title=""/>
          </v:shape>
          <o:OLEObject DrawAspect="Icon" ObjectID="_1718471250" ProgID="Excel.Sheet.12" ShapeID="_x0000_i1056" Type="Embed" r:id="rId10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2415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（2）账单预览弹窗</w:t>
      </w:r>
    </w:p>
    <w:p>
      <w:pPr>
        <w:spacing w:before="120" w:after="120" w:line="288" w:lineRule="auto"/>
        <w:ind w:left="0"/>
      </w:pPr>
      <w:r>
        <w:object>
          <v:shape id="_x0000_i1057" style="width:414pt;height:56pt;mso-width-percent:0;mso-height-percent:0;mso-width-percent:0;mso-height-percent:0" type="#_x0000_t75" o:ole="">
            <v:imagedata r:id="rId106" o:title=""/>
          </v:shape>
          <o:OLEObject DrawAspect="Icon" ObjectID="_1718471251" ProgID="Excel.Sheet.12" ShapeID="_x0000_i1057" Type="Embed" r:id="rId10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color w:val="3370ff"/>
          <w:sz w:val="30"/>
        </w:rPr>
        <w:t xml:space="preserve">3.3 </w:t>
      </w:r>
      <w:r>
        <w:rPr>
          <w:rFonts w:eastAsia="等线" w:ascii="Arial" w:cs="Arial" w:hAnsi="Arial"/>
          <w:b w:val="true"/>
          <w:sz w:val="30"/>
        </w:rPr>
        <w:t>【客户端】费用总览优化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（1）账单数据说明区（蓝色提示卡片）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固定展示在页面顶部，内容：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当前账期数据为实时汇总数据，最多可能存在 30 分钟延迟，展示金额仅供参考。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已支付为代金券抵扣与充值余额支付等已实际计收金额；欠费（授信额度支付）为先用后付部分，需在账单出账后补缴。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如需查看完整明细账单，请联系运营获取。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（2）金额计算逻辑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充值余额支付 = balancePayment（按量消费余额支付）+ entitlementPurchase（权益购买）</w:t>
              <w:br/>
              <w:t>已支付 = voucherDeduction（代金券抵扣）+ 充值余额支付</w:t>
              <w:br/>
              <w:t>欠费（授信额度支付）= creditPayment</w:t>
              <w:br/>
            </w:r>
            <w:r>
              <w:rPr>
                <w:rFonts w:eastAsia="Consolas" w:ascii="Consolas" w:cs="Consolas" w:hAnsi="Consolas"/>
                <w:sz w:val="22"/>
              </w:rPr>
              <w:t>总费用 = 已支付 + 欠费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（3）核心数据区（左右两栏布局）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左栏：修改当前账期概览卡片</w:t>
      </w:r>
    </w:p>
    <w:p>
      <w:pPr>
        <w:numPr>
          <w:numId w:val="2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支付构成卡片：</w:t>
      </w:r>
    </w:p>
    <w:p>
      <w:pPr>
        <w:numPr>
          <w:numId w:val="2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充值余额支付（= 按量消费余额支付 + 权益购买）</w:t>
      </w:r>
    </w:p>
    <w:p>
      <w:pPr>
        <w:numPr>
          <w:numId w:val="2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代金券抵扣</w:t>
      </w:r>
    </w:p>
    <w:p>
      <w:pPr>
        <w:numPr>
          <w:numId w:val="2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欠费（授信额度支付）：橙色高亮 + tooltip 说明"该部分费用由授信额度先用后付，账单出账后需在约定期限内补缴"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右栏：费用趋势柱状图</w:t>
      </w:r>
    </w:p>
    <w:p>
      <w:pPr>
        <w:numPr>
          <w:numId w:val="2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堆叠项（4段）：</w:t>
      </w:r>
    </w:p>
    <w:p>
      <w:pPr>
        <w:numPr>
          <w:numId w:val="27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充值余额支付（按量消费）</w:t>
      </w:r>
    </w:p>
    <w:p>
      <w:pPr>
        <w:numPr>
          <w:numId w:val="27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充值余额支付（权益购买）</w:t>
      </w:r>
    </w:p>
    <w:p>
      <w:pPr>
        <w:numPr>
          <w:numId w:val="27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代金券抵扣</w:t>
      </w:r>
    </w:p>
    <w:p>
      <w:pPr>
        <w:numPr>
          <w:numId w:val="27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欠费(授信额度支付)</w:t>
      </w:r>
    </w:p>
    <w:p>
      <w:pPr>
        <w:numPr>
          <w:numId w:val="2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Hover tooltip 显示各分项金额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81300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（4）月度账单表格</w:t>
      </w:r>
    </w:p>
    <w:p>
      <w:pPr>
        <w:spacing w:before="120" w:after="120" w:line="288" w:lineRule="auto"/>
        <w:ind w:left="0"/>
      </w:pPr>
      <w:r>
        <w:object>
          <v:shape id="_x0000_i1058" style="width:414pt;height:128pt;mso-width-percent:0;mso-height-percent:0;mso-width-percent:0;mso-height-percent:0" type="#_x0000_t75" o:ole="">
            <v:imagedata r:id="rId110" o:title=""/>
          </v:shape>
          <o:OLEObject DrawAspect="Icon" ObjectID="_1718471252" ProgID="Excel.Sheet.12" ShapeID="_x0000_i1058" Type="Embed" r:id="rId10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del w:id="57" w:author="Codex" w:date="2026-07-29T03:26:43Z">
        <w:r>
          <w:rPr>
            <w:rFonts w:eastAsia="等线" w:ascii="Arial" w:cs="Arial" w:hAnsi="Arial"/>
            <w:color w:val="3370ff"/>
            <w:sz w:val="32"/>
          </w:rPr>
          <w:delText>4. 【客户端】支持企业模式下Key 配置管控优化</w:delText>
        </w:r>
      </w:del>
      <w:ins w:id="58" w:author="Codex" w:date="2026-07-29T03:26:43Z">
        <w:r>
          <w:rPr>
            <w:rFonts w:eastAsia="等线" w:ascii="Arial" w:cs="Arial" w:hAnsi="Arial"/>
            <w:color w:val="3370ff"/>
            <w:sz w:val="32"/>
          </w:rPr>
          <w:t>4. 【客户端】支持企业模式下 Key 模板及模型权限管控优化</w:t>
        </w:r>
      </w:ins>
    </w:p>
    <w:p>
      <w:pPr>
        <w:spacing w:before="120" w:after="120" w:line="288" w:lineRule="auto"/>
        <w:ind w:left="0"/>
        <w:jc w:val="left"/>
      </w:pPr>
      <w:del w:id="59" w:author="Codex" w:date="2026-07-29T03:26:43Z">
        <w:r>
          <w:rPr>
            <w:rFonts w:eastAsia="等线" w:ascii="Arial" w:cs="Arial" w:hAnsi="Arial"/>
            <w:sz w:val="22"/>
          </w:rPr>
          <w:delText>入口调整：企业模式—API Key 页面 — 企业APIkey tab页 —「配置模板」按钮，仅企业管理员可操作</w:delText>
        </w:r>
      </w:del>
      <w:ins w:id="60" w:author="Codex" w:date="2026-07-29T03:26:43Z">
        <w:r>
          <w:rPr>
            <w:rFonts w:eastAsia="等线" w:ascii="Arial" w:cs="Arial" w:hAnsi="Arial"/>
            <w:sz w:val="22"/>
          </w:rPr>
          <w:t>入口调整：企业模式—API Key 页面；「配置 API Key 模板」移至部门 API Key tab 页；企业 API Key tab 页新增「模型权限配置」入口。以上入口仅企业管理员可操作。</w:t>
        </w:r>
      </w:ins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9545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color w:val="3370ff"/>
          <w:sz w:val="30"/>
        </w:rPr>
        <w:t xml:space="preserve">4.1 </w:t>
      </w:r>
      <w:r>
        <w:rPr>
          <w:rFonts w:eastAsia="等线" w:ascii="Arial" w:cs="Arial" w:hAnsi="Arial"/>
          <w:b w:val="true"/>
          <w:sz w:val="30"/>
        </w:rPr>
        <w:t>核心原则</w:t>
      </w:r>
      <w:bookmarkEnd w:id="49"/>
    </w:p>
    <w:p>
      <w:pPr>
        <w:spacing w:before="120" w:after="120" w:line="288" w:lineRule="auto"/>
        <w:ind w:left="0"/>
      </w:pPr>
      <w:r>
        <w:object>
          <v:shape id="_x0000_i1059" style="width:414pt;height:90pt;mso-width-percent:0;mso-height-percent:0;mso-width-percent:0;mso-height-percent:0" type="#_x0000_t75" o:ole="">
            <v:imagedata r:id="rId113" o:title=""/>
          </v:shape>
          <o:OLEObject DrawAspect="Icon" ObjectID="_1718471253" ProgID="Excel.Sheet.12" ShapeID="_x0000_i1059" Type="Embed" r:id="rId1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用户角色与权限</w:t>
      </w:r>
    </w:p>
    <w:p>
      <w:pPr>
        <w:spacing w:before="120" w:after="120" w:line="288" w:lineRule="auto"/>
        <w:ind w:left="0"/>
      </w:pPr>
      <w:r>
        <w:object>
          <v:shape id="_x0000_i1060" style="width:414pt;height:85pt;mso-width-percent:0;mso-height-percent:0;mso-width-percent:0;mso-height-percent:0" type="#_x0000_t75" o:ole="">
            <v:imagedata r:id="rId115" o:title=""/>
          </v:shape>
          <o:OLEObject DrawAspect="Icon" ObjectID="_1718471254" ProgID="Excel.Sheet.12" ShapeID="_x0000_i1060" Type="Embed" r:id="rId1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del w:id="61" w:author="Codex" w:date="2026-07-29T03:26:43Z">
        <w:r>
          <w:rPr>
            <w:rFonts w:eastAsia="等线" w:ascii="Arial" w:cs="Arial" w:hAnsi="Arial"/>
            <w:color w:val="3370ff"/>
            <w:sz w:val="30"/>
          </w:rPr>
          <w:delText>4.2 配置模板弹窗</w:delText>
        </w:r>
      </w:del>
      <w:ins w:id="62" w:author="Codex" w:date="2026-07-29T03:26:43Z">
        <w:r>
          <w:rPr>
            <w:rFonts w:eastAsia="等线" w:ascii="Arial" w:cs="Arial" w:hAnsi="Arial"/>
            <w:color w:val="3370ff"/>
            <w:sz w:val="30"/>
          </w:rPr>
          <w:t>4.2 API Key 模板配置</w:t>
        </w:r>
      </w:ins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（1）模板说明文案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创建模板并绑定到部门后，该部门内所有成员创建 的Key 权限将自动套用模板配置，立即生效。未绑定模板的部门不进行任何限制（全分组、全模型、不限 IP、永不过期）。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（2）查看模板列表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列表为空时：显示空状态提示：「暂无模板，点击「新建模板」创建。」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有模板时展示模板卡片及配置预览</w:t>
      </w:r>
    </w:p>
    <w:p>
      <w:pPr>
        <w:spacing w:before="120" w:after="120" w:line="288" w:lineRule="auto"/>
        <w:ind w:left="0"/>
      </w:pPr>
      <w:r>
        <w:object>
          <v:shape id="_x0000_i1061" style="width:414pt;height:75pt;mso-width-percent:0;mso-height-percent:0;mso-width-percent:0;mso-height-percent:0" type="#_x0000_t75" o:ole="">
            <v:imagedata r:id="rId118" o:title=""/>
          </v:shape>
          <o:OLEObject DrawAspect="Icon" ObjectID="_1718471255" ProgID="Excel.Sheet.12" ShapeID="_x0000_i1061" Type="Embed" r:id="rId1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模板详情面板（选中模板、非编辑态）</w:t>
      </w:r>
    </w:p>
    <w:p>
      <w:pPr>
        <w:spacing w:before="120" w:after="120" w:line="288" w:lineRule="auto"/>
        <w:ind w:left="0"/>
      </w:pPr>
      <w:r>
        <w:object>
          <v:shape id="_x0000_i1062" style="width:414pt;height:147pt;mso-width-percent:0;mso-height-percent:0;mso-width-percent:0;mso-height-percent:0" type="#_x0000_t75" o:ole="">
            <v:imagedata r:id="rId120" o:title=""/>
          </v:shape>
          <o:OLEObject DrawAspect="Icon" ObjectID="_1718471256" ProgID="Excel.Sheet.12" ShapeID="_x0000_i1062" Type="Embed" r:id="rId1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操作区</w:t>
      </w:r>
    </w:p>
    <w:p>
      <w:pPr>
        <w:spacing w:before="120" w:after="120" w:line="288" w:lineRule="auto"/>
        <w:ind w:left="0"/>
      </w:pPr>
      <w:r>
        <w:object>
          <v:shape id="_x0000_i1063" style="width:414pt;height:197pt;mso-width-percent:0;mso-height-percent:0;mso-width-percent:0;mso-height-percent:0" type="#_x0000_t75" o:ole="">
            <v:imagedata r:id="rId123" o:title=""/>
          </v:shape>
          <o:OLEObject DrawAspect="Icon" ObjectID="_1718471257" ProgID="Excel.Sheet.12" ShapeID="_x0000_i1063" Type="Embed" r:id="rId1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（3）新建模板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「新建模板」按钮，清空编辑表单为空值，进入新建模式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（4）模板编辑表单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选中模板，点击【编辑】按钮后进入编辑态，点击下方【取消】退出编辑态</w:t>
      </w:r>
    </w:p>
    <w:p>
      <w:pPr>
        <w:spacing w:before="120" w:after="120" w:line="288" w:lineRule="auto"/>
        <w:ind w:left="0"/>
      </w:pPr>
      <w:r>
        <w:object>
          <v:shape id="_x0000_i1064" style="width:414pt;height:153pt;mso-width-percent:0;mso-height-percent:0;mso-width-percent:0;mso-height-percent:0" type="#_x0000_t75" o:ole="">
            <v:imagedata r:id="rId126" o:title=""/>
          </v:shape>
          <o:OLEObject DrawAspect="Icon" ObjectID="_1718471258" ProgID="Excel.Sheet.12" ShapeID="_x0000_i1064" Type="Embed" r:id="rId1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del w:id="63" w:author="Codex" w:date="2026-07-29T03:26:43Z">
        <w:r>
          <w:rPr>
            <w:rFonts w:eastAsia="等线" w:ascii="Arial" w:cs="Arial" w:hAnsi="Arial"/>
            <w:color w:val="3370ff"/>
            <w:sz w:val="30"/>
          </w:rPr>
          <w:delText>4.3 个人 API Key 创建简化</w:delText>
        </w:r>
      </w:del>
      <w:ins w:id="64" w:author="Codex" w:date="2026-07-29T03:26:43Z">
        <w:r>
          <w:rPr>
            <w:rFonts w:eastAsia="等线" w:ascii="Arial" w:cs="Arial" w:hAnsi="Arial"/>
            <w:color w:val="3370ff"/>
            <w:sz w:val="30"/>
          </w:rPr>
          <w:t>4.3 模型权限配置</w:t>
        </w:r>
      </w:ins>
    </w:p>
    <w:p>
      <w:pPr>
        <w:numPr>
          <w:numId w:val="287"/>
        </w:numPr>
        <w:spacing w:before="120" w:after="120" w:line="288" w:lineRule="auto"/>
        <w:ind w:left="0"/>
        <w:jc w:val="left"/>
      </w:pPr>
      <w:del w:id="65" w:author="Codex" w:date="2026-07-29T03:26:43Z">
        <w:r>
          <w:rPr>
            <w:rFonts w:eastAsia="等线" w:ascii="Arial" w:cs="Arial" w:hAnsi="Arial"/>
            <w:sz w:val="22"/>
          </w:rPr>
          <w:delText>适用场景：企业模式下「我的 API Key」标签页</w:delText>
        </w:r>
      </w:del>
      <w:ins w:id="66" w:author="Codex" w:date="2026-07-29T03:26:43Z">
        <w:r>
          <w:rPr>
            <w:rFonts w:eastAsia="等线" w:ascii="Arial" w:cs="Arial" w:hAnsi="Arial"/>
            <w:sz w:val="22"/>
          </w:rPr>
          <w:t>入口：企业模式—API Key 页面—企业 API Key tab 页—「模型权限配置」。</w:t>
        </w:r>
      </w:ins>
    </w:p>
    <w:p>
      <w:pPr>
        <w:numPr>
          <w:numId w:val="288"/>
        </w:numPr>
        <w:spacing w:before="120" w:after="120" w:line="288" w:lineRule="auto"/>
        <w:ind w:left="0"/>
        <w:jc w:val="left"/>
      </w:pPr>
      <w:del w:id="67" w:author="Codex" w:date="2026-07-29T03:26:43Z">
        <w:r>
          <w:rPr>
            <w:rFonts w:eastAsia="等线" w:ascii="Arial" w:cs="Arial" w:hAnsi="Arial"/>
            <w:sz w:val="22"/>
          </w:rPr>
          <w:delText>适用角色：所有角色</w:delText>
        </w:r>
      </w:del>
      <w:ins w:id="68" w:author="Codex" w:date="2026-07-29T03:26:43Z">
        <w:r>
          <w:rPr>
            <w:rFonts w:eastAsia="等线" w:ascii="Arial" w:cs="Arial" w:hAnsi="Arial"/>
            <w:sz w:val="22"/>
          </w:rPr>
          <w:t>适用角色：仅企业管理员可查看与操作。</w:t>
        </w:r>
      </w:ins>
    </w:p>
    <w:p>
      <w:pPr>
        <w:numPr>
          <w:numId w:val="289"/>
        </w:numPr>
        <w:spacing w:before="120" w:after="120" w:line="288" w:lineRule="auto"/>
        <w:ind w:left="0"/>
        <w:jc w:val="left"/>
      </w:pPr>
      <w:del w:id="69" w:author="Codex" w:date="2026-07-29T03:26:43Z">
        <w:r>
          <w:rPr>
            <w:rFonts w:eastAsia="等线" w:ascii="Arial" w:cs="Arial" w:hAnsi="Arial"/>
            <w:sz w:val="22"/>
          </w:rPr>
          <w:delText>变更：</w:delText>
        </w:r>
      </w:del>
      <w:ins w:id="70" w:author="Codex" w:date="2026-07-29T03:26:43Z">
        <w:r>
          <w:rPr>
            <w:rFonts w:eastAsia="等线" w:ascii="Arial" w:cs="Arial" w:hAnsi="Arial"/>
            <w:sz w:val="22"/>
          </w:rPr>
          <w:t>（1）核心规则</w:t>
        </w:r>
      </w:ins>
    </w:p>
    <w:p>
      <w:pPr>
        <w:numPr>
          <w:numId w:val="290"/>
        </w:numPr>
        <w:spacing w:before="120" w:after="120" w:line="288" w:lineRule="auto"/>
        <w:ind w:left="453"/>
        <w:jc w:val="left"/>
      </w:pPr>
      <w:del w:id="71" w:author="Codex" w:date="2026-07-29T03:26:43Z">
        <w:r>
          <w:rPr>
            <w:rFonts w:eastAsia="等线" w:ascii="Arial" w:cs="Arial" w:hAnsi="Arial"/>
            <w:sz w:val="22"/>
          </w:rPr>
          <w:delText>创建/编辑 Key 时弹窗仅保留「名称」、「额度」字段</w:delText>
        </w:r>
      </w:del>
      <w:ins w:id="72" w:author="Codex" w:date="2026-07-29T03:26:43Z">
        <w:r>
          <w:rPr>
            <w:rFonts w:eastAsia="等线" w:ascii="Arial" w:cs="Arial" w:hAnsi="Arial"/>
            <w:sz w:val="22"/>
          </w:rPr>
          <w:t>模型权限策略用于限制部门可调用模型的上限；未应用策略的部门不限制模型权限。</w:t>
        </w:r>
      </w:ins>
    </w:p>
    <w:p>
      <w:pPr>
        <w:numPr>
          <w:numId w:val="291"/>
        </w:numPr>
        <w:spacing w:before="120" w:after="120" w:line="288" w:lineRule="auto"/>
        <w:ind w:left="453"/>
        <w:jc w:val="left"/>
      </w:pPr>
      <w:del w:id="73" w:author="Codex" w:date="2026-07-29T03:26:43Z">
        <w:r>
          <w:rPr>
            <w:rFonts w:eastAsia="等线" w:ascii="Arial" w:cs="Arial" w:hAnsi="Arial"/>
            <w:sz w:val="22"/>
          </w:rPr>
          <w:delText>权限组、有效期、可用模型、IP 白名单等配置，自动套用当前用户所属部门绑定的模板</w:delText>
        </w:r>
      </w:del>
      <w:ins w:id="74" w:author="Codex" w:date="2026-07-29T03:26:43Z">
        <w:r>
          <w:rPr>
            <w:rFonts w:eastAsia="等线" w:ascii="Arial" w:cs="Arial" w:hAnsi="Arial"/>
            <w:sz w:val="22"/>
          </w:rPr>
          <w:t>策略仅配置「策略名称」与「模型限制列表」，部门绑定统一通过「应用到部门」操作完成。</w:t>
        </w:r>
      </w:ins>
    </w:p>
    <w:p>
      <w:pPr>
        <w:numPr>
          <w:numId w:val="292"/>
        </w:numPr>
        <w:spacing w:before="120" w:after="120" w:line="288" w:lineRule="auto"/>
        <w:ind w:left="453"/>
        <w:jc w:val="left"/>
      </w:pPr>
      <w:del w:id="75" w:author="Codex" w:date="2026-07-29T03:26:43Z">
        <w:r>
          <w:rPr>
            <w:rFonts w:eastAsia="等线" w:ascii="Arial" w:cs="Arial" w:hAnsi="Arial"/>
            <w:sz w:val="22"/>
          </w:rPr>
          <w:delText>若所属部门未绑定模板，使用系统默认配置（默认全部分组、全部模型可用、无额度IP限制、永不过期）</w:delText>
        </w:r>
      </w:del>
      <w:ins w:id="76" w:author="Codex" w:date="2026-07-29T03:26:43Z">
        <w:r>
          <w:rPr>
            <w:rFonts w:eastAsia="等线" w:ascii="Arial" w:cs="Arial" w:hAnsi="Arial"/>
            <w:sz w:val="22"/>
          </w:rPr>
          <w:t>策略必须至少选择一个模型；不提供「允许全部模型」开关，不限制时无需为部门应用策略。</w:t>
        </w:r>
      </w:ins>
    </w:p>
    <w:p>
      <w:pPr>
        <w:spacing w:before="120" w:after="120" w:line="288" w:lineRule="auto"/>
        <w:ind w:left="0"/>
        <w:jc w:val="center"/>
      </w:pPr>
      <w:del w:id="111" w:author="Codex" w:date="2026-07-29T03:26:43Z">
        <w:r>
          <w:drawing>
            <wp:inline distT="0" distR="0" distB="0" distL="0">
              <wp:extent cx="5257800" cy="1809750"/>
              <wp:docPr id="43" name="Drawing 43" descr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3" descr=""/>
                      <pic:cNvPicPr>
                        <a:picLocks noChangeAspect="true"/>
                      </pic:cNvPicPr>
                    </pic:nvPicPr>
                    <pic:blipFill>
                      <a:blip r:embed="rId12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57800" cy="1809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del w:id="77" w:author="Codex" w:date="2026-07-29T03:26:43Z">
        <w:r>
          <w:rPr>
            <w:rFonts w:eastAsia="等线" w:ascii="Arial" w:cs="Arial" w:hAnsi="Arial"/>
            <w:color w:val="3370ff"/>
            <w:sz w:val="30"/>
          </w:rPr>
          <w:delText>4.4 场景规则</w:delText>
        </w:r>
      </w:del>
      <w:ins w:id="78" w:author="Codex" w:date="2026-07-29T03:26:43Z">
        <w:r>
          <w:rPr>
            <w:rFonts w:eastAsia="等线" w:ascii="Arial" w:cs="Arial" w:hAnsi="Arial"/>
            <w:color w:val="3370ff"/>
            <w:sz w:val="30"/>
          </w:rPr>
          <w:t>（2）策略列表与只读详情</w:t>
        </w:r>
      </w:ins>
    </w:p>
    <w:p>
      <w:pPr>
        <w:spacing w:before="120" w:after="120" w:line="288" w:lineRule="auto"/>
        <w:ind w:left="0"/>
        <w:jc w:val="left"/>
      </w:pPr>
      <w:del w:id="79" w:author="Codex" w:date="2026-07-29T03:26:43Z">
        <w:r>
          <w:rPr>
            <w:rFonts w:eastAsia="等线" w:ascii="Arial" w:cs="Arial" w:hAnsi="Arial"/>
            <w:b w:val="true"/>
            <w:sz w:val="22"/>
          </w:rPr>
          <w:delText>场景 1：修改模板</w:delText>
        </w:r>
      </w:del>
      <w:ins w:id="80" w:author="Codex" w:date="2026-07-29T03:26:43Z">
        <w:r>
          <w:rPr>
            <w:rFonts w:eastAsia="等线" w:ascii="Arial" w:cs="Arial" w:hAnsi="Arial"/>
            <w:b w:val="true"/>
            <w:sz w:val="22"/>
          </w:rPr>
          <w:t>列表卡片仅展示策略名称、已应用/未应用状态及操作入口，支持新建、应用到部门、编辑和删除。</w:t>
        </w:r>
      </w:ins>
    </w:p>
    <w:p>
      <w:pPr>
        <w:numPr>
          <w:numId w:val="293"/>
        </w:numPr>
        <w:spacing w:before="120" w:after="120" w:line="288" w:lineRule="auto"/>
        <w:ind w:left="0"/>
        <w:jc w:val="left"/>
      </w:pPr>
      <w:del w:id="81" w:author="Codex" w:date="2026-07-29T03:26:43Z">
        <w:r>
          <w:rPr>
            <w:rFonts w:eastAsia="等线" w:ascii="Arial" w:cs="Arial" w:hAnsi="Arial"/>
            <w:sz w:val="22"/>
          </w:rPr>
          <w:delText>触发：编辑已有模板并保存，且该模板已绑定部门时，需二次确认影响范围。</w:delText>
        </w:r>
      </w:del>
      <w:ins w:id="82" w:author="Codex" w:date="2026-07-29T03:26:43Z">
        <w:r>
          <w:rPr>
            <w:rFonts w:eastAsia="等线" w:ascii="Arial" w:cs="Arial" w:hAnsi="Arial"/>
            <w:sz w:val="22"/>
          </w:rPr>
          <w:t>点击策略卡片后，在列表下方展示只读详情，仅展示应用部门与模型限制。</w:t>
        </w:r>
      </w:ins>
    </w:p>
    <w:p>
      <w:pPr>
        <w:numPr>
          <w:numId w:val="294"/>
        </w:numPr>
        <w:spacing w:before="120" w:after="120" w:line="288" w:lineRule="auto"/>
        <w:ind w:left="0"/>
        <w:jc w:val="left"/>
      </w:pPr>
      <w:del w:id="83" w:author="Codex" w:date="2026-07-29T03:26:43Z">
        <w:r>
          <w:rPr>
            <w:rFonts w:eastAsia="等线" w:ascii="Arial" w:cs="Arial" w:hAnsi="Arial"/>
            <w:sz w:val="22"/>
          </w:rPr>
          <w:delText>同步动作：更新模板配置后，按模板当前绑定的所有部门，批量更新这些部门下历史 Key 的分组、过期时间、模型限制、IP 白名单四项配置，使其与模板最新配置一致。</w:delText>
        </w:r>
      </w:del>
      <w:ins w:id="84" w:author="Codex" w:date="2026-07-29T03:26:43Z">
        <w:r>
          <w:rPr>
            <w:rFonts w:eastAsia="等线" w:ascii="Arial" w:cs="Arial" w:hAnsi="Arial"/>
            <w:sz w:val="22"/>
          </w:rPr>
          <w:t>编辑入口仅保留在策略列表；只读详情不提供重复编辑按钮。</w:t>
        </w:r>
      </w:ins>
    </w:p>
    <w:p>
      <w:pPr>
        <w:numPr>
          <w:numId w:val="295"/>
        </w:numPr>
        <w:spacing w:before="120" w:after="120" w:line="288" w:lineRule="auto"/>
        <w:ind w:left="0"/>
        <w:jc w:val="left"/>
      </w:pPr>
      <w:del w:id="85" w:author="Codex" w:date="2026-07-29T03:26:43Z">
        <w:r>
          <w:rPr>
            <w:rFonts w:eastAsia="等线" w:ascii="Arial" w:cs="Arial" w:hAnsi="Arial"/>
            <w:sz w:val="22"/>
          </w:rPr>
          <w:delText>不同步项：额度（总量/已用）不动；业务 Key 不动。</w:delText>
        </w:r>
      </w:del>
      <w:ins w:id="86" w:author="Codex" w:date="2026-07-29T03:26:43Z">
        <w:r>
          <w:rPr>
            <w:rFonts w:eastAsia="等线" w:ascii="Arial" w:cs="Arial" w:hAnsi="Arial"/>
            <w:sz w:val="22"/>
          </w:rPr>
          <w:t>（3）新建与编辑策略</w:t>
        </w:r>
      </w:ins>
    </w:p>
    <w:p>
      <w:pPr>
        <w:numPr>
          <w:numId w:val="296"/>
        </w:numPr>
        <w:spacing w:before="120" w:after="120" w:line="288" w:lineRule="auto"/>
        <w:ind w:left="0"/>
        <w:jc w:val="left"/>
      </w:pPr>
      <w:del w:id="87" w:author="Codex" w:date="2026-07-29T03:26:43Z">
        <w:r>
          <w:rPr>
            <w:rFonts w:eastAsia="等线" w:ascii="Arial" w:cs="Arial" w:hAnsi="Arial"/>
            <w:sz w:val="22"/>
          </w:rPr>
          <w:delText>范围：仅当前绑定该模板的部门下的历史 Key；曾经绑定过但已解绑的部门下的 Key 不在此次同步范围内。</w:delText>
        </w:r>
      </w:del>
      <w:ins w:id="88" w:author="Codex" w:date="2026-07-29T03:26:43Z">
        <w:r>
          <w:rPr>
            <w:rFonts w:eastAsia="等线" w:ascii="Arial" w:cs="Arial" w:hAnsi="Arial"/>
            <w:sz w:val="22"/>
          </w:rPr>
          <w:t>新建策略时填写策略名称并选择允许访问的模型，按钮文案为「保存并应用到部门」。</w:t>
        </w:r>
      </w:ins>
    </w:p>
    <w:p>
      <w:pPr>
        <w:spacing w:before="120" w:after="120" w:line="288" w:lineRule="auto"/>
        <w:ind w:left="0"/>
        <w:jc w:val="left"/>
      </w:pPr>
      <w:del w:id="89" w:author="Codex" w:date="2026-07-29T03:26:43Z">
        <w:r>
          <w:rPr>
            <w:rFonts w:eastAsia="等线" w:ascii="Arial" w:cs="Arial" w:hAnsi="Arial"/>
            <w:b w:val="true"/>
            <w:sz w:val="22"/>
          </w:rPr>
          <w:delText>场景 2：应用部门 — 新绑定</w:delText>
        </w:r>
      </w:del>
      <w:ins w:id="90" w:author="Codex" w:date="2026-07-29T03:26:43Z">
        <w:r>
          <w:rPr>
            <w:rFonts w:eastAsia="等线" w:ascii="Arial" w:cs="Arial" w:hAnsi="Arial"/>
            <w:b w:val="true"/>
            <w:sz w:val="22"/>
          </w:rPr>
          <w:t>新建策略保存时不做影响范围二次确认；创建成功后立即进入「应用策略到部门」流程。</w:t>
        </w:r>
      </w:ins>
    </w:p>
    <w:p>
      <w:pPr>
        <w:numPr>
          <w:numId w:val="297"/>
        </w:numPr>
        <w:spacing w:before="120" w:after="120" w:line="288" w:lineRule="auto"/>
        <w:ind w:left="0"/>
        <w:jc w:val="left"/>
      </w:pPr>
      <w:del w:id="91" w:author="Codex" w:date="2026-07-29T03:26:43Z">
        <w:r>
          <w:rPr>
            <w:rFonts w:eastAsia="等线" w:ascii="Arial" w:cs="Arial" w:hAnsi="Arial"/>
            <w:sz w:val="22"/>
          </w:rPr>
          <w:delText>触发：在「应用到部门」对话框勾选新部门并保存。</w:delText>
        </w:r>
      </w:del>
      <w:ins w:id="92" w:author="Codex" w:date="2026-07-29T03:26:43Z">
        <w:r>
          <w:rPr>
            <w:rFonts w:eastAsia="等线" w:ascii="Arial" w:cs="Arial" w:hAnsi="Arial"/>
            <w:sz w:val="22"/>
          </w:rPr>
          <w:t>编辑已应用策略并保存时需二次确认影响部门与现有 Key 数量；未应用策略可直接保存。</w:t>
        </w:r>
      </w:ins>
    </w:p>
    <w:p>
      <w:pPr>
        <w:numPr>
          <w:numId w:val="298"/>
        </w:numPr>
        <w:spacing w:before="120" w:after="120" w:line="288" w:lineRule="auto"/>
        <w:ind w:left="0"/>
        <w:jc w:val="left"/>
      </w:pPr>
      <w:del w:id="93" w:author="Codex" w:date="2026-07-29T03:26:43Z">
        <w:r>
          <w:rPr>
            <w:rFonts w:eastAsia="等线" w:ascii="Arial" w:cs="Arial" w:hAnsi="Arial"/>
            <w:sz w:val="22"/>
          </w:rPr>
          <w:delText>同步动作：将该部门下所有历史 Key 的配置按被绑定的模板配置更新（同上四项）。</w:delText>
        </w:r>
      </w:del>
      <w:ins w:id="94" w:author="Codex" w:date="2026-07-29T03:26:43Z">
        <w:r>
          <w:rPr>
            <w:rFonts w:eastAsia="等线" w:ascii="Arial" w:cs="Arial" w:hAnsi="Arial"/>
            <w:sz w:val="22"/>
          </w:rPr>
          <w:t>（4）模型选择</w:t>
        </w:r>
      </w:ins>
    </w:p>
    <w:p>
      <w:pPr>
        <w:numPr>
          <w:numId w:val="299"/>
        </w:numPr>
        <w:spacing w:before="120" w:after="120" w:line="288" w:lineRule="auto"/>
        <w:ind w:left="0"/>
        <w:jc w:val="left"/>
      </w:pPr>
      <w:del w:id="95" w:author="Codex" w:date="2026-07-29T03:26:43Z">
        <w:r>
          <w:rPr>
            <w:rFonts w:eastAsia="等线" w:ascii="Arial" w:cs="Arial" w:hAnsi="Arial"/>
            <w:sz w:val="22"/>
          </w:rPr>
          <w:delText>覆盖语义：若该部门原已绑定其他模板，先按原模板解绑（不回退令牌配置），再按新模板同步该部门下的历史 Key。</w:delText>
        </w:r>
      </w:del>
      <w:ins w:id="96" w:author="Codex" w:date="2026-07-29T03:26:43Z">
        <w:r>
          <w:rPr>
            <w:rFonts w:eastAsia="等线" w:ascii="Arial" w:cs="Arial" w:hAnsi="Arial"/>
            <w:sz w:val="22"/>
          </w:rPr>
          <w:t>模型选择采用可搜索多选下拉；输入框展示「已选 N 个」及全部已选模型标签，标签可单独移除。</w:t>
        </w:r>
      </w:ins>
    </w:p>
    <w:p>
      <w:pPr>
        <w:numPr>
          <w:numId w:val="300"/>
        </w:numPr>
        <w:spacing w:before="120" w:after="120" w:line="288" w:lineRule="auto"/>
        <w:ind w:left="0"/>
        <w:jc w:val="left"/>
      </w:pPr>
      <w:del w:id="97" w:author="Codex" w:date="2026-07-29T03:26:43Z">
        <w:r>
          <w:rPr>
            <w:rFonts w:eastAsia="等线" w:ascii="Arial" w:cs="Arial" w:hAnsi="Arial"/>
            <w:sz w:val="22"/>
          </w:rPr>
          <w:delText>不同步项：业务 Key 不动；该部门下历史 Key 的额度不动。</w:delText>
        </w:r>
      </w:del>
      <w:ins w:id="98" w:author="Codex" w:date="2026-07-29T03:26:43Z">
        <w:r>
          <w:rPr>
            <w:rFonts w:eastAsia="等线" w:ascii="Arial" w:cs="Arial" w:hAnsi="Arial"/>
            <w:sz w:val="22"/>
          </w:rPr>
          <w:t>下拉列表支持搜索、勾选与取消；保存时至少选择一个模型。</w:t>
        </w:r>
      </w:ins>
    </w:p>
    <w:p>
      <w:pPr>
        <w:spacing w:before="120" w:after="120" w:line="288" w:lineRule="auto"/>
        <w:ind w:left="0"/>
        <w:jc w:val="left"/>
      </w:pPr>
      <w:del w:id="99" w:author="Codex" w:date="2026-07-29T03:26:43Z">
        <w:r>
          <w:rPr>
            <w:rFonts w:eastAsia="等线" w:ascii="Arial" w:cs="Arial" w:hAnsi="Arial"/>
            <w:b w:val="true"/>
            <w:sz w:val="22"/>
          </w:rPr>
          <w:delText>场景 3：应用部门 — 解除绑定</w:delText>
        </w:r>
      </w:del>
      <w:ins w:id="100" w:author="Codex" w:date="2026-07-29T03:26:43Z">
        <w:r>
          <w:rPr>
            <w:rFonts w:eastAsia="等线" w:ascii="Arial" w:cs="Arial" w:hAnsi="Arial"/>
            <w:b w:val="true"/>
            <w:sz w:val="22"/>
          </w:rPr>
          <w:t>（5）应用到部门</w:t>
        </w:r>
      </w:ins>
    </w:p>
    <w:p>
      <w:pPr>
        <w:numPr>
          <w:numId w:val="301"/>
        </w:numPr>
        <w:spacing w:before="120" w:after="120" w:line="288" w:lineRule="auto"/>
        <w:ind w:left="0"/>
        <w:jc w:val="left"/>
      </w:pPr>
      <w:del w:id="101" w:author="Codex" w:date="2026-07-29T03:26:43Z">
        <w:r>
          <w:rPr>
            <w:rFonts w:eastAsia="等线" w:ascii="Arial" w:cs="Arial" w:hAnsi="Arial"/>
            <w:sz w:val="22"/>
          </w:rPr>
          <w:delText>触发：在「应用到部门」对话框取消勾选某部门并保存。</w:delText>
        </w:r>
      </w:del>
      <w:ins w:id="102" w:author="Codex" w:date="2026-07-29T03:26:43Z">
        <w:r>
          <w:rPr>
            <w:rFonts w:eastAsia="等线" w:ascii="Arial" w:cs="Arial" w:hAnsi="Arial"/>
            <w:sz w:val="22"/>
          </w:rPr>
          <w:t>部门选择使用组织树展示；因每级组织均可能存在直属成员，父子组织均为独立勾选，不做级联。</w:t>
        </w:r>
      </w:ins>
    </w:p>
    <w:p>
      <w:pPr>
        <w:numPr>
          <w:numId w:val="302"/>
        </w:numPr>
        <w:spacing w:before="120" w:after="120" w:line="288" w:lineRule="auto"/>
        <w:ind w:left="0"/>
        <w:jc w:val="left"/>
      </w:pPr>
      <w:del w:id="103" w:author="Codex" w:date="2026-07-29T03:26:43Z">
        <w:r>
          <w:rPr>
            <w:rFonts w:eastAsia="等线" w:ascii="Arial" w:cs="Arial" w:hAnsi="Arial"/>
            <w:sz w:val="22"/>
          </w:rPr>
          <w:delText>同步动作：仅解除模板与部门的绑定关系，重置绑定。</w:delText>
        </w:r>
      </w:del>
      <w:ins w:id="104" w:author="Codex" w:date="2026-07-29T03:26:43Z">
        <w:r>
          <w:rPr>
            <w:rFonts w:eastAsia="等线" w:ascii="Arial" w:cs="Arial" w:hAnsi="Arial"/>
            <w:sz w:val="22"/>
          </w:rPr>
          <w:t>一个部门同一时间仅允许应用一个模型权限策略；已绑定其他策略的部门仍可勾选，并明显提示覆盖关系。</w:t>
        </w:r>
      </w:ins>
    </w:p>
    <w:p>
      <w:pPr>
        <w:numPr>
          <w:numId w:val="303"/>
        </w:numPr>
        <w:spacing w:before="120" w:after="120" w:line="288" w:lineRule="auto"/>
        <w:ind w:left="0"/>
        <w:jc w:val="left"/>
      </w:pPr>
      <w:del w:id="105" w:author="Codex" w:date="2026-07-29T03:26:43Z">
        <w:r>
          <w:rPr>
            <w:rFonts w:eastAsia="等线" w:ascii="Arial" w:cs="Arial" w:hAnsi="Arial"/>
            <w:sz w:val="22"/>
          </w:rPr>
          <w:delText>不同步项：该部门下已存在的令牌（无论历史 Key 还是业务 Key）配置不做任何调整，保持原配置不变；仅影响后续新建 Key 时不再自动套用该模板，改走默认配置。</w:delText>
        </w:r>
      </w:del>
      <w:ins w:id="106" w:author="Codex" w:date="2026-07-29T03:26:43Z">
        <w:r>
          <w:rPr>
            <w:rFonts w:eastAsia="等线" w:ascii="Arial" w:cs="Arial" w:hAnsi="Arial"/>
            <w:sz w:val="22"/>
          </w:rPr>
          <w:t>保存部门配置后覆盖原策略绑定；取消勾选仅解除当前策略，不修改 Key 原有模型配置。</w:t>
        </w:r>
      </w:ins>
    </w:p>
    <w:p>
      <w:pPr>
        <w:spacing w:before="120" w:after="120" w:line="288" w:lineRule="auto"/>
        <w:ind w:left="0"/>
        <w:jc w:val="left"/>
      </w:pPr>
      <w:del w:id="107" w:author="Codex" w:date="2026-07-29T03:26:43Z">
        <w:r>
          <w:rPr>
            <w:rFonts w:eastAsia="等线" w:ascii="Arial" w:cs="Arial" w:hAnsi="Arial"/>
            <w:b w:val="true"/>
            <w:sz w:val="22"/>
          </w:rPr>
          <w:delText>补充说明</w:delText>
        </w:r>
      </w:del>
      <w:ins w:id="108" w:author="Codex" w:date="2026-07-29T03:26:43Z">
        <w:r>
          <w:rPr>
            <w:rFonts w:eastAsia="等线" w:ascii="Arial" w:cs="Arial" w:hAnsi="Arial"/>
            <w:b w:val="true"/>
            <w:sz w:val="22"/>
          </w:rPr>
          <w:t>（6）已有 Key 展示与权限生效</w:t>
        </w:r>
      </w:ins>
    </w:p>
    <w:p>
      <w:pPr>
        <w:numPr>
          <w:numId w:val="304"/>
        </w:numPr>
        <w:spacing w:before="120" w:after="120" w:line="288" w:lineRule="auto"/>
        <w:ind w:left="0"/>
        <w:jc w:val="left"/>
      </w:pPr>
      <w:del w:id="109" w:author="Codex" w:date="2026-07-29T03:26:43Z">
        <w:r>
          <w:rPr>
            <w:rFonts w:eastAsia="等线" w:ascii="Arial" w:cs="Arial" w:hAnsi="Arial"/>
            <w:sz w:val="22"/>
          </w:rPr>
          <w:delText>同步动作在模板保存 / 绑定保存时由系统自动完成，前端无需额外操作，保存后刷新令牌列表即可看到同步结果。</w:delText>
        </w:r>
      </w:del>
      <w:ins w:id="110" w:author="Codex" w:date="2026-07-29T03:26:43Z">
        <w:r>
          <w:rPr>
            <w:rFonts w:eastAsia="等线" w:ascii="Arial" w:cs="Arial" w:hAnsi="Arial"/>
            <w:sz w:val="22"/>
          </w:rPr>
          <w:t>历史 Key 原配置模型超过当前部门策略时，保留原配置但超出部分不可调用。列表仍按现状显示「不限制」或「N 个模型」；存在受限模型时以橙色提示，悬停清单中将受限模型名称置灰并在右侧显示锁图标。</w:t>
        </w:r>
      </w:ins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ins w:id="112" w:author="Codex" w:date="2026-07-29T03:26:43Z">
        <w:r>
          <w:rPr>
            <w:rFonts w:eastAsia="等线" w:ascii="Arial" w:cs="Arial" w:hAnsi="Arial"/>
            <w:color w:val="3370ff"/>
            <w:sz w:val="30"/>
          </w:rPr>
          <w:t>4.4 个人 API Key 创建与编辑</w:t>
        </w:r>
      </w:ins>
    </w:p>
    <w:p>
      <w:pPr>
        <w:spacing w:before="120" w:after="120" w:line="288" w:lineRule="auto"/>
        <w:ind w:left="0"/>
        <w:jc w:val="left"/>
      </w:pPr>
      <w:ins w:id="113" w:author="Codex" w:date="2026-07-29T03:26:43Z">
        <w:r>
          <w:rPr>
            <w:rFonts w:eastAsia="等线" w:ascii="Arial" w:cs="Arial" w:hAnsi="Arial"/>
            <w:b w:val="true"/>
            <w:sz w:val="22"/>
          </w:rPr>
          <w:t>适用场景：企业模式下「我的 API Key」tab 页，适用角色为所有角色。</w:t>
        </w:r>
      </w:ins>
    </w:p>
    <w:p>
      <w:pPr>
        <w:spacing w:before="120" w:after="120" w:line="288" w:lineRule="auto"/>
        <w:ind w:left="0"/>
        <w:jc w:val="left"/>
      </w:pPr>
      <w:ins w:id="114" w:author="Codex" w:date="2026-07-29T03:26:43Z">
        <w:r>
          <w:rPr>
            <w:rFonts w:eastAsia="等线" w:ascii="Arial" w:cs="Arial" w:hAnsi="Arial"/>
            <w:b w:val="true"/>
            <w:sz w:val="22"/>
          </w:rPr>
          <w:t>创建个人 API Key 恢复完整抽屉表单，包含名称、分组、过期时间、额度、模型限制列表和 IP 白名单。</w:t>
        </w:r>
      </w:ins>
    </w:p>
    <w:p>
      <w:pPr>
        <w:spacing w:before="120" w:after="120" w:line="288" w:lineRule="auto"/>
        <w:ind w:left="0"/>
        <w:jc w:val="left"/>
      </w:pPr>
      <w:ins w:id="115" w:author="Codex" w:date="2026-07-29T03:26:43Z">
        <w:r>
          <w:rPr>
            <w:rFonts w:eastAsia="等线" w:ascii="Arial" w:cs="Arial" w:hAnsi="Arial"/>
            <w:b w:val="true"/>
            <w:sz w:val="22"/>
          </w:rPr>
          <w:t>新建时可带入所属部门 API Key 模板作为默认值；用户仍可在部门模型权限策略允许范围内调整模型。</w:t>
        </w:r>
      </w:ins>
    </w:p>
    <w:p>
      <w:pPr>
        <w:spacing w:before="120" w:after="120" w:line="288" w:lineRule="auto"/>
        <w:ind w:left="0"/>
        <w:jc w:val="left"/>
      </w:pPr>
      <w:ins w:id="116" w:author="Codex" w:date="2026-07-29T03:26:43Z">
        <w:r>
          <w:rPr>
            <w:rFonts w:eastAsia="等线" w:ascii="Arial" w:cs="Arial" w:hAnsi="Arial"/>
            <w:b w:val="true"/>
            <w:sz w:val="22"/>
          </w:rPr>
          <w:t>编辑个人 API Key 保持简化交互，仅允许修改名称，避免绕过既有模板及部门权限。</w:t>
        </w:r>
      </w:ins>
    </w:p>
    <w:p>
      <w:pPr>
        <w:pStyle w:val="3"/>
        <w:spacing w:before="300" w:after="120" w:line="288" w:lineRule="auto"/>
        <w:ind w:left="0"/>
        <w:jc w:val="left"/>
        <w:outlineLvl w:val="2"/>
      </w:pPr>
      <w:ins w:id="117" w:author="Codex" w:date="2026-07-29T03:26:43Z">
        <w:r>
          <w:rPr>
            <w:rFonts w:eastAsia="等线" w:ascii="Arial" w:cs="Arial" w:hAnsi="Arial"/>
            <w:color w:val="3370ff"/>
            <w:sz w:val="30"/>
          </w:rPr>
          <w:t>4.5 API Key 模板与模型权限策略的边界</w:t>
        </w:r>
      </w:ins>
    </w:p>
    <w:p>
      <w:pPr>
        <w:spacing w:before="120" w:after="120" w:line="288" w:lineRule="auto"/>
        <w:ind w:left="0"/>
        <w:jc w:val="left"/>
      </w:pPr>
      <w:ins w:id="118" w:author="Codex" w:date="2026-07-29T03:26:43Z">
        <w:r>
          <w:rPr>
            <w:rFonts w:eastAsia="等线" w:ascii="Arial" w:cs="Arial" w:hAnsi="Arial"/>
            <w:b w:val="true"/>
            <w:sz w:val="22"/>
          </w:rPr>
          <w:t>API Key 模板位于部门 API Key tab 页，用于提供新建 Key 的默认配置；模型权限配置位于企业 API Key tab 页，用于控制部门模型访问上限。</w:t>
        </w:r>
      </w:ins>
    </w:p>
    <w:p>
      <w:pPr>
        <w:spacing w:before="120" w:after="120" w:line="288" w:lineRule="auto"/>
        <w:ind w:left="0"/>
        <w:jc w:val="left"/>
      </w:pPr>
      <w:ins w:id="119" w:author="Codex" w:date="2026-07-29T03:26:43Z">
        <w:r>
          <w:rPr>
            <w:rFonts w:eastAsia="等线" w:ascii="Arial" w:cs="Arial" w:hAnsi="Arial"/>
            <w:b w:val="true"/>
            <w:sz w:val="22"/>
          </w:rPr>
          <w:t>Key 的最终可调用模型范围为 Key 原配置模型与所属部门模型权限策略的交集；未应用模型权限策略时，不额外限制模型范围。</w:t>
        </w:r>
      </w:ins>
    </w:p>
    <w:p>
      <w:pPr>
        <w:spacing w:before="120" w:after="120" w:line="288" w:lineRule="auto"/>
        <w:ind w:left="0"/>
        <w:jc w:val="left"/>
      </w:pPr>
      <w:ins w:id="120" w:author="Codex" w:date="2026-07-29T03:26:43Z">
        <w:r>
          <w:rPr>
            <w:rFonts w:eastAsia="等线" w:ascii="Arial" w:cs="Arial" w:hAnsi="Arial"/>
            <w:b w:val="true"/>
            <w:sz w:val="22"/>
          </w:rPr>
          <w:t>模型权限策略不覆盖 Key 的分组、额度、过期时间或 IP 白名单，也不回写历史 Key 的原模型配置。</w:t>
        </w:r>
      </w:ins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【客户端】日志的默认当天去掉，每次进来都没数据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对象：个人模式&amp;企业模式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页面1：使用日志、任务日志、审计日志</w:t>
      </w:r>
    </w:p>
    <w:p>
      <w:pPr>
        <w:numPr>
          <w:numId w:val="3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现状：默认点进来现在只展示当天时间范围内的日志，所以经常是空的</w:t>
      </w:r>
    </w:p>
    <w:p>
      <w:pPr>
        <w:numPr>
          <w:numId w:val="3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需求：</w:t>
      </w:r>
      <w:r>
        <w:rPr>
          <w:rFonts w:eastAsia="等线" w:ascii="Arial" w:cs="Arial" w:hAnsi="Arial"/>
          <w:b w:val="true"/>
          <w:sz w:val="22"/>
        </w:rPr>
        <w:t>默认点进来展示近7天时间范围内的日志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47850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页面2：资源统计</w:t>
      </w:r>
    </w:p>
    <w:p>
      <w:pPr>
        <w:numPr>
          <w:numId w:val="3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现状：默认点进来现在展示近7天动态到秒的时间范围内的数据</w:t>
      </w:r>
    </w:p>
    <w:p>
      <w:pPr>
        <w:numPr>
          <w:numId w:val="3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需求：默认点进来的</w:t>
      </w:r>
      <w:r>
        <w:rPr>
          <w:rFonts w:eastAsia="等线" w:ascii="Arial" w:cs="Arial" w:hAnsi="Arial"/>
          <w:b w:val="true"/>
          <w:sz w:val="22"/>
        </w:rPr>
        <w:t>开始时间是7天前的0点0分0秒，结束时间是此刻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76375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【客户端】个人预算不足的提醒发给个人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入口：企业模式——资源统计——我的视图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（1）核心功能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预警开关：一键开启/关闭个人预算预警，默认关闭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阈值设置：滑块调节，范围</w:t>
      </w:r>
      <w:r>
        <w:rPr>
          <w:rFonts w:eastAsia="Consolas" w:ascii="Consolas" w:cs="Consolas" w:hAnsi="Consolas"/>
          <w:sz w:val="22"/>
          <w:shd w:fill="EFF0F1"/>
        </w:rPr>
        <w:t>50%~100%</w:t>
      </w:r>
      <w:r>
        <w:rPr>
          <w:rFonts w:eastAsia="等线" w:ascii="Arial" w:cs="Arial" w:hAnsi="Arial"/>
          <w:sz w:val="22"/>
        </w:rPr>
        <w:t>，步长5%，默认80%；实时显示对应触发金额（如：阈值80% → 当使用达到¥xxx时触发）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短信通知：开关控制是否接收短信提醒，默认开启；展示掩码手机号（如</w:t>
      </w:r>
      <w:r>
        <w:rPr>
          <w:rFonts w:eastAsia="Consolas" w:ascii="Consolas" w:cs="Consolas" w:hAnsi="Consolas"/>
          <w:sz w:val="22"/>
          <w:shd w:fill="EFF0F1"/>
        </w:rPr>
        <w:t>138****8888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状态反馈：保存成功后toast提示；开启后按钮显示当前阈值（如「预警 80%」）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（2）交互流程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入口：蓝色实时配额监控条右侧，与进度条同一行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点击预警按钮，弹出Popover浮层（无全屏弹窗）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用户调整开关、阈值、通知设置后点击「保存」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保存中按钮显示loading，500ms后完成：浮层关闭，toast提示「预警设置已保存」，按钮状态同步更新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05050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【客户端】企业模式-资源统计页面动态展示成员预算限制</w:t>
      </w:r>
      <w:bookmarkEnd w:id="55"/>
    </w:p>
    <w:p>
      <w:pPr>
        <w:spacing w:before="120" w:after="120" w:line="288" w:lineRule="auto"/>
        <w:ind w:left="0"/>
      </w:pPr>
      <w:r>
        <w:object>
          <v:shape id="_x0000_i1065" style="width:414pt;height:75pt;mso-width-percent:0;mso-height-percent:0;mso-width-percent:0;mso-height-percent:0" type="#_x0000_t75" o:ole="">
            <v:imagedata r:id="rId133" o:title=""/>
          </v:shape>
          <o:OLEObject DrawAspect="Icon" ObjectID="_1718471259" ProgID="Excel.Sheet.12" ShapeID="_x0000_i1065" Type="Embed" r:id="rId1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【系统】账单按分组折扣聚合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背景：月中存在改用户折扣的情况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现状：如果一个月某个模型有两个折扣，账单折扣列展示的是最新折扣，导致明细相乘有问题，但金额是准确的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需求：账单明细</w:t>
      </w:r>
      <w:r>
        <w:rPr>
          <w:rFonts w:eastAsia="等线" w:ascii="Arial" w:cs="Arial" w:hAnsi="Arial"/>
          <w:b w:val="true"/>
          <w:sz w:val="22"/>
        </w:rPr>
        <w:t>按模型*折扣聚合</w:t>
      </w:r>
      <w:r>
        <w:rPr>
          <w:rFonts w:eastAsia="等线" w:ascii="Arial" w:cs="Arial" w:hAnsi="Arial"/>
          <w:sz w:val="22"/>
        </w:rPr>
        <w:t>，若月内某模型修改了折扣，账单内该模型消耗明细展示为两行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81049">
    <w:lvl>
      <w:numFmt w:val="bullet"/>
      <w:suff w:val="tab"/>
      <w:lvlText w:val="•"/>
      <w:rPr>
        <w:color w:val="3370ff"/>
      </w:rPr>
    </w:lvl>
  </w:abstractNum>
  <w:abstractNum w:abstractNumId="381050">
    <w:lvl>
      <w:numFmt w:val="bullet"/>
      <w:suff w:val="tab"/>
      <w:lvlText w:val="•"/>
      <w:rPr>
        <w:color w:val="3370ff"/>
      </w:rPr>
    </w:lvl>
  </w:abstractNum>
  <w:abstractNum w:abstractNumId="381051">
    <w:lvl>
      <w:numFmt w:val="bullet"/>
      <w:suff w:val="tab"/>
      <w:lvlText w:val="•"/>
      <w:rPr>
        <w:color w:val="3370ff"/>
      </w:rPr>
    </w:lvl>
  </w:abstractNum>
  <w:abstractNum w:abstractNumId="381052">
    <w:lvl>
      <w:numFmt w:val="bullet"/>
      <w:suff w:val="tab"/>
      <w:lvlText w:val="•"/>
      <w:rPr>
        <w:color w:val="3370ff"/>
      </w:rPr>
    </w:lvl>
  </w:abstractNum>
  <w:abstractNum w:abstractNumId="381053">
    <w:lvl>
      <w:numFmt w:val="bullet"/>
      <w:suff w:val="tab"/>
      <w:lvlText w:val="•"/>
      <w:rPr>
        <w:color w:val="3370ff"/>
      </w:rPr>
    </w:lvl>
  </w:abstractNum>
  <w:abstractNum w:abstractNumId="381054">
    <w:lvl>
      <w:numFmt w:val="bullet"/>
      <w:suff w:val="tab"/>
      <w:lvlText w:val="•"/>
      <w:rPr>
        <w:color w:val="3370ff"/>
      </w:rPr>
    </w:lvl>
  </w:abstractNum>
  <w:abstractNum w:abstractNumId="381055">
    <w:lvl>
      <w:numFmt w:val="bullet"/>
      <w:suff w:val="tab"/>
      <w:lvlText w:val="•"/>
      <w:rPr>
        <w:color w:val="3370ff"/>
      </w:rPr>
    </w:lvl>
  </w:abstractNum>
  <w:abstractNum w:abstractNumId="381056">
    <w:lvl>
      <w:numFmt w:val="bullet"/>
      <w:suff w:val="tab"/>
      <w:lvlText w:val="•"/>
      <w:rPr>
        <w:color w:val="3370ff"/>
      </w:rPr>
    </w:lvl>
  </w:abstractNum>
  <w:abstractNum w:abstractNumId="381057">
    <w:lvl>
      <w:numFmt w:val="bullet"/>
      <w:suff w:val="tab"/>
      <w:lvlText w:val="•"/>
      <w:rPr>
        <w:color w:val="3370ff"/>
      </w:rPr>
    </w:lvl>
  </w:abstractNum>
  <w:abstractNum w:abstractNumId="381058">
    <w:lvl>
      <w:start w:val="1"/>
      <w:numFmt w:val="decimal"/>
      <w:suff w:val="tab"/>
      <w:lvlText w:val="%1."/>
      <w:rPr>
        <w:color w:val="3370ff"/>
      </w:rPr>
    </w:lvl>
  </w:abstractNum>
  <w:abstractNum w:abstractNumId="381059">
    <w:lvl>
      <w:start w:val="2"/>
      <w:numFmt w:val="decimal"/>
      <w:suff w:val="tab"/>
      <w:lvlText w:val="%1."/>
      <w:rPr>
        <w:color w:val="3370ff"/>
      </w:rPr>
    </w:lvl>
  </w:abstractNum>
  <w:abstractNum w:abstractNumId="381060">
    <w:lvl>
      <w:start w:val="3"/>
      <w:numFmt w:val="decimal"/>
      <w:suff w:val="tab"/>
      <w:lvlText w:val="%1."/>
      <w:rPr>
        <w:color w:val="3370ff"/>
      </w:rPr>
    </w:lvl>
  </w:abstractNum>
  <w:abstractNum w:abstractNumId="381061">
    <w:lvl>
      <w:numFmt w:val="bullet"/>
      <w:suff w:val="tab"/>
      <w:lvlText w:val="￮"/>
      <w:rPr>
        <w:color w:val="3370ff"/>
      </w:rPr>
    </w:lvl>
  </w:abstractNum>
  <w:abstractNum w:abstractNumId="381062">
    <w:lvl>
      <w:numFmt w:val="bullet"/>
      <w:suff w:val="tab"/>
      <w:lvlText w:val="￮"/>
      <w:rPr>
        <w:color w:val="3370ff"/>
      </w:rPr>
    </w:lvl>
  </w:abstractNum>
  <w:abstractNum w:abstractNumId="381063">
    <w:lvl>
      <w:numFmt w:val="bullet"/>
      <w:suff w:val="tab"/>
      <w:lvlText w:val="￮"/>
      <w:rPr>
        <w:color w:val="3370ff"/>
      </w:rPr>
    </w:lvl>
  </w:abstractNum>
  <w:abstractNum w:abstractNumId="381064">
    <w:lvl>
      <w:numFmt w:val="bullet"/>
      <w:suff w:val="tab"/>
      <w:lvlText w:val="￮"/>
      <w:rPr>
        <w:color w:val="3370ff"/>
      </w:rPr>
    </w:lvl>
  </w:abstractNum>
  <w:abstractNum w:abstractNumId="381065">
    <w:lvl>
      <w:start w:val="4"/>
      <w:numFmt w:val="decimal"/>
      <w:suff w:val="tab"/>
      <w:lvlText w:val="%1."/>
      <w:rPr>
        <w:color w:val="3370ff"/>
      </w:rPr>
    </w:lvl>
  </w:abstractNum>
  <w:abstractNum w:abstractNumId="381066">
    <w:lvl>
      <w:numFmt w:val="bullet"/>
      <w:suff w:val="tab"/>
      <w:lvlText w:val="•"/>
      <w:rPr>
        <w:color w:val="3370ff"/>
      </w:rPr>
    </w:lvl>
  </w:abstractNum>
  <w:abstractNum w:abstractNumId="381067">
    <w:lvl>
      <w:numFmt w:val="bullet"/>
      <w:suff w:val="tab"/>
      <w:lvlText w:val="•"/>
      <w:rPr>
        <w:color w:val="3370ff"/>
      </w:rPr>
    </w:lvl>
  </w:abstractNum>
  <w:abstractNum w:abstractNumId="381068">
    <w:lvl>
      <w:numFmt w:val="bullet"/>
      <w:suff w:val="tab"/>
      <w:lvlText w:val="•"/>
      <w:rPr>
        <w:color w:val="3370ff"/>
      </w:rPr>
    </w:lvl>
  </w:abstractNum>
  <w:abstractNum w:abstractNumId="381069">
    <w:lvl>
      <w:numFmt w:val="bullet"/>
      <w:suff w:val="tab"/>
      <w:lvlText w:val="•"/>
      <w:rPr>
        <w:color w:val="3370ff"/>
      </w:rPr>
    </w:lvl>
  </w:abstractNum>
  <w:abstractNum w:abstractNumId="381070">
    <w:lvl>
      <w:numFmt w:val="bullet"/>
      <w:suff w:val="tab"/>
      <w:lvlText w:val="•"/>
      <w:rPr>
        <w:color w:val="3370ff"/>
      </w:rPr>
    </w:lvl>
  </w:abstractNum>
  <w:abstractNum w:abstractNumId="381071">
    <w:lvl>
      <w:numFmt w:val="bullet"/>
      <w:suff w:val="tab"/>
      <w:lvlText w:val="•"/>
      <w:rPr>
        <w:color w:val="3370ff"/>
      </w:rPr>
    </w:lvl>
  </w:abstractNum>
  <w:abstractNum w:abstractNumId="381072">
    <w:lvl>
      <w:numFmt w:val="bullet"/>
      <w:suff w:val="tab"/>
      <w:lvlText w:val="•"/>
      <w:rPr>
        <w:color w:val="3370ff"/>
      </w:rPr>
    </w:lvl>
  </w:abstractNum>
  <w:abstractNum w:abstractNumId="381073">
    <w:lvl>
      <w:numFmt w:val="bullet"/>
      <w:suff w:val="tab"/>
      <w:lvlText w:val="•"/>
      <w:rPr>
        <w:color w:val="3370ff"/>
      </w:rPr>
    </w:lvl>
  </w:abstractNum>
  <w:abstractNum w:abstractNumId="381074">
    <w:lvl>
      <w:numFmt w:val="bullet"/>
      <w:suff w:val="tab"/>
      <w:lvlText w:val="•"/>
      <w:rPr>
        <w:color w:val="3370ff"/>
      </w:rPr>
    </w:lvl>
  </w:abstractNum>
  <w:abstractNum w:abstractNumId="381075">
    <w:lvl>
      <w:numFmt w:val="bullet"/>
      <w:suff w:val="tab"/>
      <w:lvlText w:val="•"/>
      <w:rPr>
        <w:color w:val="3370ff"/>
      </w:rPr>
    </w:lvl>
  </w:abstractNum>
  <w:abstractNum w:abstractNumId="381076">
    <w:lvl>
      <w:numFmt w:val="bullet"/>
      <w:suff w:val="tab"/>
      <w:lvlText w:val="￮"/>
      <w:rPr>
        <w:color w:val="3370ff"/>
      </w:rPr>
    </w:lvl>
  </w:abstractNum>
  <w:abstractNum w:abstractNumId="381077">
    <w:lvl>
      <w:numFmt w:val="bullet"/>
      <w:suff w:val="tab"/>
      <w:lvlText w:val="￮"/>
      <w:rPr>
        <w:color w:val="3370ff"/>
      </w:rPr>
    </w:lvl>
  </w:abstractNum>
  <w:abstractNum w:abstractNumId="381078">
    <w:lvl>
      <w:numFmt w:val="bullet"/>
      <w:suff w:val="tab"/>
      <w:lvlText w:val="￮"/>
      <w:rPr>
        <w:color w:val="3370ff"/>
      </w:rPr>
    </w:lvl>
  </w:abstractNum>
  <w:abstractNum w:abstractNumId="381079">
    <w:lvl>
      <w:numFmt w:val="bullet"/>
      <w:suff w:val="tab"/>
      <w:lvlText w:val="•"/>
      <w:rPr>
        <w:color w:val="3370ff"/>
      </w:rPr>
    </w:lvl>
  </w:abstractNum>
  <w:abstractNum w:abstractNumId="381080">
    <w:lvl>
      <w:numFmt w:val="bullet"/>
      <w:suff w:val="tab"/>
      <w:lvlText w:val="•"/>
      <w:rPr>
        <w:color w:val="3370ff"/>
      </w:rPr>
    </w:lvl>
  </w:abstractNum>
  <w:abstractNum w:abstractNumId="381081">
    <w:lvl>
      <w:numFmt w:val="bullet"/>
      <w:suff w:val="tab"/>
      <w:lvlText w:val="•"/>
      <w:rPr>
        <w:color w:val="3370ff"/>
      </w:rPr>
    </w:lvl>
  </w:abstractNum>
  <w:abstractNum w:abstractNumId="381082">
    <w:lvl>
      <w:numFmt w:val="bullet"/>
      <w:suff w:val="tab"/>
      <w:lvlText w:val="•"/>
      <w:rPr>
        <w:color w:val="3370ff"/>
      </w:rPr>
    </w:lvl>
  </w:abstractNum>
  <w:abstractNum w:abstractNumId="381083">
    <w:lvl>
      <w:numFmt w:val="bullet"/>
      <w:suff w:val="tab"/>
      <w:lvlText w:val="•"/>
      <w:rPr>
        <w:color w:val="3370ff"/>
      </w:rPr>
    </w:lvl>
  </w:abstractNum>
  <w:abstractNum w:abstractNumId="381084">
    <w:lvl>
      <w:numFmt w:val="bullet"/>
      <w:suff w:val="tab"/>
      <w:lvlText w:val="•"/>
      <w:rPr>
        <w:color w:val="3370ff"/>
      </w:rPr>
    </w:lvl>
  </w:abstractNum>
  <w:abstractNum w:abstractNumId="381085">
    <w:lvl>
      <w:numFmt w:val="bullet"/>
      <w:suff w:val="tab"/>
      <w:lvlText w:val="•"/>
      <w:rPr>
        <w:color w:val="3370ff"/>
      </w:rPr>
    </w:lvl>
  </w:abstractNum>
  <w:abstractNum w:abstractNumId="381086">
    <w:lvl>
      <w:numFmt w:val="bullet"/>
      <w:suff w:val="tab"/>
      <w:lvlText w:val="•"/>
      <w:rPr>
        <w:color w:val="3370ff"/>
      </w:rPr>
    </w:lvl>
  </w:abstractNum>
  <w:abstractNum w:abstractNumId="381087">
    <w:lvl>
      <w:numFmt w:val="bullet"/>
      <w:suff w:val="tab"/>
      <w:lvlText w:val="•"/>
      <w:rPr>
        <w:color w:val="3370ff"/>
      </w:rPr>
    </w:lvl>
  </w:abstractNum>
  <w:abstractNum w:abstractNumId="381088">
    <w:lvl>
      <w:numFmt w:val="bullet"/>
      <w:suff w:val="tab"/>
      <w:lvlText w:val="•"/>
      <w:rPr>
        <w:color w:val="3370ff"/>
      </w:rPr>
    </w:lvl>
  </w:abstractNum>
  <w:abstractNum w:abstractNumId="381089">
    <w:lvl>
      <w:numFmt w:val="bullet"/>
      <w:suff w:val="tab"/>
      <w:lvlText w:val="•"/>
      <w:rPr>
        <w:color w:val="3370ff"/>
      </w:rPr>
    </w:lvl>
  </w:abstractNum>
  <w:abstractNum w:abstractNumId="381090">
    <w:lvl>
      <w:numFmt w:val="bullet"/>
      <w:suff w:val="tab"/>
      <w:lvlText w:val="•"/>
      <w:rPr>
        <w:color w:val="3370ff"/>
      </w:rPr>
    </w:lvl>
  </w:abstractNum>
  <w:abstractNum w:abstractNumId="381091">
    <w:lvl>
      <w:numFmt w:val="bullet"/>
      <w:suff w:val="tab"/>
      <w:lvlText w:val="•"/>
      <w:rPr>
        <w:color w:val="3370ff"/>
      </w:rPr>
    </w:lvl>
  </w:abstractNum>
  <w:abstractNum w:abstractNumId="381092">
    <w:lvl>
      <w:numFmt w:val="bullet"/>
      <w:suff w:val="tab"/>
      <w:lvlText w:val="•"/>
      <w:rPr>
        <w:color w:val="3370ff"/>
      </w:rPr>
    </w:lvl>
  </w:abstractNum>
  <w:abstractNum w:abstractNumId="381093">
    <w:lvl>
      <w:numFmt w:val="bullet"/>
      <w:suff w:val="tab"/>
      <w:lvlText w:val="•"/>
      <w:rPr>
        <w:color w:val="3370ff"/>
      </w:rPr>
    </w:lvl>
  </w:abstractNum>
  <w:abstractNum w:abstractNumId="381094">
    <w:lvl>
      <w:numFmt w:val="bullet"/>
      <w:suff w:val="tab"/>
      <w:lvlText w:val="•"/>
      <w:rPr>
        <w:color w:val="3370ff"/>
      </w:rPr>
    </w:lvl>
  </w:abstractNum>
  <w:abstractNum w:abstractNumId="381095">
    <w:lvl>
      <w:numFmt w:val="bullet"/>
      <w:suff w:val="tab"/>
      <w:lvlText w:val="•"/>
      <w:rPr>
        <w:color w:val="3370ff"/>
      </w:rPr>
    </w:lvl>
  </w:abstractNum>
  <w:abstractNum w:abstractNumId="381096">
    <w:lvl>
      <w:numFmt w:val="bullet"/>
      <w:suff w:val="tab"/>
      <w:lvlText w:val="•"/>
      <w:rPr>
        <w:color w:val="3370ff"/>
      </w:rPr>
    </w:lvl>
  </w:abstractNum>
  <w:abstractNum w:abstractNumId="381097">
    <w:lvl>
      <w:numFmt w:val="bullet"/>
      <w:suff w:val="tab"/>
      <w:lvlText w:val="•"/>
      <w:rPr>
        <w:color w:val="3370ff"/>
      </w:rPr>
    </w:lvl>
  </w:abstractNum>
  <w:abstractNum w:abstractNumId="381098">
    <w:lvl>
      <w:numFmt w:val="bullet"/>
      <w:suff w:val="tab"/>
      <w:lvlText w:val="•"/>
      <w:rPr>
        <w:color w:val="3370ff"/>
      </w:rPr>
    </w:lvl>
  </w:abstractNum>
  <w:abstractNum w:abstractNumId="381099">
    <w:lvl>
      <w:numFmt w:val="bullet"/>
      <w:suff w:val="tab"/>
      <w:lvlText w:val="•"/>
      <w:rPr>
        <w:color w:val="3370ff"/>
      </w:rPr>
    </w:lvl>
  </w:abstractNum>
  <w:abstractNum w:abstractNumId="381100">
    <w:lvl>
      <w:numFmt w:val="bullet"/>
      <w:suff w:val="tab"/>
      <w:lvlText w:val="•"/>
      <w:rPr>
        <w:color w:val="3370ff"/>
      </w:rPr>
    </w:lvl>
  </w:abstractNum>
  <w:abstractNum w:abstractNumId="381101">
    <w:lvl>
      <w:numFmt w:val="bullet"/>
      <w:suff w:val="tab"/>
      <w:lvlText w:val="•"/>
      <w:rPr>
        <w:color w:val="3370ff"/>
      </w:rPr>
    </w:lvl>
  </w:abstractNum>
  <w:abstractNum w:abstractNumId="381102">
    <w:lvl>
      <w:numFmt w:val="bullet"/>
      <w:suff w:val="tab"/>
      <w:lvlText w:val="•"/>
      <w:rPr>
        <w:color w:val="3370ff"/>
      </w:rPr>
    </w:lvl>
  </w:abstractNum>
  <w:abstractNum w:abstractNumId="381103">
    <w:lvl>
      <w:numFmt w:val="bullet"/>
      <w:suff w:val="tab"/>
      <w:lvlText w:val="•"/>
      <w:rPr>
        <w:color w:val="3370ff"/>
      </w:rPr>
    </w:lvl>
  </w:abstractNum>
  <w:abstractNum w:abstractNumId="381104">
    <w:lvl>
      <w:numFmt w:val="bullet"/>
      <w:suff w:val="tab"/>
      <w:lvlText w:val="•"/>
      <w:rPr>
        <w:color w:val="3370ff"/>
      </w:rPr>
    </w:lvl>
  </w:abstractNum>
  <w:abstractNum w:abstractNumId="381105">
    <w:lvl>
      <w:numFmt w:val="bullet"/>
      <w:suff w:val="tab"/>
      <w:lvlText w:val="•"/>
      <w:rPr>
        <w:color w:val="3370ff"/>
      </w:rPr>
    </w:lvl>
  </w:abstractNum>
  <w:abstractNum w:abstractNumId="381106">
    <w:lvl>
      <w:numFmt w:val="bullet"/>
      <w:suff w:val="tab"/>
      <w:lvlText w:val="•"/>
      <w:rPr>
        <w:color w:val="3370ff"/>
      </w:rPr>
    </w:lvl>
  </w:abstractNum>
  <w:abstractNum w:abstractNumId="381107">
    <w:lvl>
      <w:numFmt w:val="bullet"/>
      <w:suff w:val="tab"/>
      <w:lvlText w:val="•"/>
      <w:rPr>
        <w:color w:val="3370ff"/>
      </w:rPr>
    </w:lvl>
  </w:abstractNum>
  <w:abstractNum w:abstractNumId="381108">
    <w:lvl>
      <w:numFmt w:val="bullet"/>
      <w:suff w:val="tab"/>
      <w:lvlText w:val="•"/>
      <w:rPr>
        <w:color w:val="3370ff"/>
      </w:rPr>
    </w:lvl>
  </w:abstractNum>
  <w:abstractNum w:abstractNumId="381109">
    <w:lvl>
      <w:numFmt w:val="bullet"/>
      <w:suff w:val="tab"/>
      <w:lvlText w:val="￮"/>
      <w:rPr>
        <w:color w:val="3370ff"/>
      </w:rPr>
    </w:lvl>
  </w:abstractNum>
  <w:abstractNum w:abstractNumId="381110">
    <w:lvl>
      <w:numFmt w:val="bullet"/>
      <w:suff w:val="tab"/>
      <w:lvlText w:val="￮"/>
      <w:rPr>
        <w:color w:val="3370ff"/>
      </w:rPr>
    </w:lvl>
  </w:abstractNum>
  <w:abstractNum w:abstractNumId="381111">
    <w:lvl>
      <w:numFmt w:val="bullet"/>
      <w:suff w:val="tab"/>
      <w:lvlText w:val="￮"/>
      <w:rPr>
        <w:color w:val="3370ff"/>
      </w:rPr>
    </w:lvl>
  </w:abstractNum>
  <w:abstractNum w:abstractNumId="381112">
    <w:lvl>
      <w:numFmt w:val="bullet"/>
      <w:suff w:val="tab"/>
      <w:lvlText w:val="￮"/>
      <w:rPr>
        <w:color w:val="3370ff"/>
      </w:rPr>
    </w:lvl>
  </w:abstractNum>
  <w:abstractNum w:abstractNumId="381113">
    <w:lvl>
      <w:numFmt w:val="bullet"/>
      <w:suff w:val="tab"/>
      <w:lvlText w:val="￮"/>
      <w:rPr>
        <w:color w:val="3370ff"/>
      </w:rPr>
    </w:lvl>
  </w:abstractNum>
  <w:abstractNum w:abstractNumId="381114">
    <w:lvl>
      <w:numFmt w:val="bullet"/>
      <w:suff w:val="tab"/>
      <w:lvlText w:val="•"/>
      <w:rPr>
        <w:color w:val="3370ff"/>
      </w:rPr>
    </w:lvl>
  </w:abstractNum>
  <w:abstractNum w:abstractNumId="381115">
    <w:lvl>
      <w:numFmt w:val="bullet"/>
      <w:suff w:val="tab"/>
      <w:lvlText w:val="￮"/>
      <w:rPr>
        <w:color w:val="3370ff"/>
      </w:rPr>
    </w:lvl>
  </w:abstractNum>
  <w:abstractNum w:abstractNumId="381116">
    <w:lvl>
      <w:numFmt w:val="bullet"/>
      <w:suff w:val="tab"/>
      <w:lvlText w:val="￮"/>
      <w:rPr>
        <w:color w:val="3370ff"/>
      </w:rPr>
    </w:lvl>
  </w:abstractNum>
  <w:abstractNum w:abstractNumId="381117">
    <w:lvl>
      <w:numFmt w:val="bullet"/>
      <w:suff w:val="tab"/>
      <w:lvlText w:val="￮"/>
      <w:rPr>
        <w:color w:val="3370ff"/>
      </w:rPr>
    </w:lvl>
  </w:abstractNum>
  <w:abstractNum w:abstractNumId="381118">
    <w:lvl>
      <w:numFmt w:val="bullet"/>
      <w:suff w:val="tab"/>
      <w:lvlText w:val="￮"/>
      <w:rPr>
        <w:color w:val="3370ff"/>
      </w:rPr>
    </w:lvl>
  </w:abstractNum>
  <w:abstractNum w:abstractNumId="381119">
    <w:lvl>
      <w:numFmt w:val="bullet"/>
      <w:suff w:val="tab"/>
      <w:lvlText w:val="•"/>
      <w:rPr>
        <w:color w:val="3370ff"/>
      </w:rPr>
    </w:lvl>
  </w:abstractNum>
  <w:abstractNum w:abstractNumId="381120">
    <w:lvl>
      <w:numFmt w:val="bullet"/>
      <w:suff w:val="tab"/>
      <w:lvlText w:val="￮"/>
      <w:rPr>
        <w:color w:val="3370ff"/>
      </w:rPr>
    </w:lvl>
  </w:abstractNum>
  <w:abstractNum w:abstractNumId="381121">
    <w:lvl>
      <w:numFmt w:val="bullet"/>
      <w:suff w:val="tab"/>
      <w:lvlText w:val="￮"/>
      <w:rPr>
        <w:color w:val="3370ff"/>
      </w:rPr>
    </w:lvl>
  </w:abstractNum>
  <w:abstractNum w:abstractNumId="381122">
    <w:lvl>
      <w:numFmt w:val="bullet"/>
      <w:suff w:val="tab"/>
      <w:lvlText w:val="￮"/>
      <w:rPr>
        <w:color w:val="3370ff"/>
      </w:rPr>
    </w:lvl>
  </w:abstractNum>
  <w:abstractNum w:abstractNumId="381123">
    <w:lvl>
      <w:numFmt w:val="bullet"/>
      <w:suff w:val="tab"/>
      <w:lvlText w:val="￮"/>
      <w:rPr>
        <w:color w:val="3370ff"/>
      </w:rPr>
    </w:lvl>
  </w:abstractNum>
  <w:abstractNum w:abstractNumId="381124">
    <w:lvl>
      <w:numFmt w:val="bullet"/>
      <w:suff w:val="tab"/>
      <w:lvlText w:val="￮"/>
      <w:rPr>
        <w:color w:val="3370ff"/>
      </w:rPr>
    </w:lvl>
  </w:abstractNum>
  <w:abstractNum w:abstractNumId="381125">
    <w:lvl>
      <w:numFmt w:val="bullet"/>
      <w:suff w:val="tab"/>
      <w:lvlText w:val="•"/>
      <w:rPr>
        <w:color w:val="3370ff"/>
      </w:rPr>
    </w:lvl>
  </w:abstractNum>
  <w:abstractNum w:abstractNumId="381126">
    <w:lvl>
      <w:numFmt w:val="bullet"/>
      <w:suff w:val="tab"/>
      <w:lvlText w:val="￮"/>
      <w:rPr>
        <w:color w:val="3370ff"/>
      </w:rPr>
    </w:lvl>
  </w:abstractNum>
  <w:abstractNum w:abstractNumId="381127">
    <w:lvl>
      <w:numFmt w:val="bullet"/>
      <w:suff w:val="tab"/>
      <w:lvlText w:val="￮"/>
      <w:rPr>
        <w:color w:val="3370ff"/>
      </w:rPr>
    </w:lvl>
  </w:abstractNum>
  <w:abstractNum w:abstractNumId="381128">
    <w:lvl>
      <w:numFmt w:val="bullet"/>
      <w:suff w:val="tab"/>
      <w:lvlText w:val="￮"/>
      <w:rPr>
        <w:color w:val="3370ff"/>
      </w:rPr>
    </w:lvl>
  </w:abstractNum>
  <w:abstractNum w:abstractNumId="381129">
    <w:lvl>
      <w:numFmt w:val="bullet"/>
      <w:suff w:val="tab"/>
      <w:lvlText w:val="￮"/>
      <w:rPr>
        <w:color w:val="3370ff"/>
      </w:rPr>
    </w:lvl>
  </w:abstractNum>
  <w:abstractNum w:abstractNumId="381130">
    <w:lvl>
      <w:numFmt w:val="bullet"/>
      <w:suff w:val="tab"/>
      <w:lvlText w:val="•"/>
      <w:rPr>
        <w:color w:val="3370ff"/>
      </w:rPr>
    </w:lvl>
  </w:abstractNum>
  <w:abstractNum w:abstractNumId="381131">
    <w:lvl>
      <w:numFmt w:val="bullet"/>
      <w:suff w:val="tab"/>
      <w:lvlText w:val="￮"/>
      <w:rPr>
        <w:color w:val="3370ff"/>
      </w:rPr>
    </w:lvl>
  </w:abstractNum>
  <w:abstractNum w:abstractNumId="381132">
    <w:lvl>
      <w:numFmt w:val="bullet"/>
      <w:suff w:val="tab"/>
      <w:lvlText w:val="￮"/>
      <w:rPr>
        <w:color w:val="3370ff"/>
      </w:rPr>
    </w:lvl>
  </w:abstractNum>
  <w:abstractNum w:abstractNumId="381133">
    <w:lvl>
      <w:numFmt w:val="bullet"/>
      <w:suff w:val="tab"/>
      <w:lvlText w:val="￮"/>
      <w:rPr>
        <w:color w:val="3370ff"/>
      </w:rPr>
    </w:lvl>
  </w:abstractNum>
  <w:abstractNum w:abstractNumId="381134">
    <w:lvl>
      <w:numFmt w:val="bullet"/>
      <w:suff w:val="tab"/>
      <w:lvlText w:val="￮"/>
      <w:rPr>
        <w:color w:val="3370ff"/>
      </w:rPr>
    </w:lvl>
  </w:abstractNum>
  <w:abstractNum w:abstractNumId="381135">
    <w:lvl>
      <w:numFmt w:val="bullet"/>
      <w:suff w:val="tab"/>
      <w:lvlText w:val="•"/>
      <w:rPr>
        <w:color w:val="3370ff"/>
      </w:rPr>
    </w:lvl>
  </w:abstractNum>
  <w:abstractNum w:abstractNumId="381136">
    <w:lvl>
      <w:numFmt w:val="bullet"/>
      <w:suff w:val="tab"/>
      <w:lvlText w:val="￮"/>
      <w:rPr>
        <w:color w:val="3370ff"/>
      </w:rPr>
    </w:lvl>
  </w:abstractNum>
  <w:abstractNum w:abstractNumId="381137">
    <w:lvl>
      <w:numFmt w:val="bullet"/>
      <w:suff w:val="tab"/>
      <w:lvlText w:val="￮"/>
      <w:rPr>
        <w:color w:val="3370ff"/>
      </w:rPr>
    </w:lvl>
  </w:abstractNum>
  <w:abstractNum w:abstractNumId="381138">
    <w:lvl>
      <w:numFmt w:val="bullet"/>
      <w:suff w:val="tab"/>
      <w:lvlText w:val="￮"/>
      <w:rPr>
        <w:color w:val="3370ff"/>
      </w:rPr>
    </w:lvl>
  </w:abstractNum>
  <w:abstractNum w:abstractNumId="381139">
    <w:lvl>
      <w:numFmt w:val="bullet"/>
      <w:suff w:val="tab"/>
      <w:lvlText w:val="￮"/>
      <w:rPr>
        <w:color w:val="3370ff"/>
      </w:rPr>
    </w:lvl>
  </w:abstractNum>
  <w:abstractNum w:abstractNumId="381140">
    <w:lvl>
      <w:numFmt w:val="bullet"/>
      <w:suff w:val="tab"/>
      <w:lvlText w:val="￮"/>
      <w:rPr>
        <w:color w:val="3370ff"/>
      </w:rPr>
    </w:lvl>
  </w:abstractNum>
  <w:abstractNum w:abstractNumId="381141">
    <w:lvl>
      <w:numFmt w:val="bullet"/>
      <w:suff w:val="tab"/>
      <w:lvlText w:val="•"/>
      <w:rPr>
        <w:color w:val="3370ff"/>
      </w:rPr>
    </w:lvl>
  </w:abstractNum>
  <w:abstractNum w:abstractNumId="381142">
    <w:lvl>
      <w:numFmt w:val="bullet"/>
      <w:suff w:val="tab"/>
      <w:lvlText w:val="•"/>
      <w:rPr>
        <w:color w:val="3370ff"/>
      </w:rPr>
    </w:lvl>
  </w:abstractNum>
  <w:abstractNum w:abstractNumId="381143">
    <w:lvl>
      <w:numFmt w:val="bullet"/>
      <w:suff w:val="tab"/>
      <w:lvlText w:val="•"/>
      <w:rPr>
        <w:color w:val="3370ff"/>
      </w:rPr>
    </w:lvl>
  </w:abstractNum>
  <w:abstractNum w:abstractNumId="381144">
    <w:lvl>
      <w:numFmt w:val="bullet"/>
      <w:suff w:val="tab"/>
      <w:lvlText w:val="•"/>
      <w:rPr>
        <w:color w:val="3370ff"/>
      </w:rPr>
    </w:lvl>
  </w:abstractNum>
  <w:abstractNum w:abstractNumId="381145">
    <w:lvl>
      <w:numFmt w:val="bullet"/>
      <w:suff w:val="tab"/>
      <w:lvlText w:val="•"/>
      <w:rPr>
        <w:color w:val="3370ff"/>
      </w:rPr>
    </w:lvl>
  </w:abstractNum>
  <w:abstractNum w:abstractNumId="381146">
    <w:lvl>
      <w:numFmt w:val="bullet"/>
      <w:suff w:val="tab"/>
      <w:lvlText w:val="•"/>
      <w:rPr>
        <w:color w:val="3370ff"/>
      </w:rPr>
    </w:lvl>
  </w:abstractNum>
  <w:abstractNum w:abstractNumId="381147">
    <w:lvl>
      <w:numFmt w:val="bullet"/>
      <w:suff w:val="tab"/>
      <w:lvlText w:val="•"/>
      <w:rPr>
        <w:color w:val="3370ff"/>
      </w:rPr>
    </w:lvl>
  </w:abstractNum>
  <w:abstractNum w:abstractNumId="381148">
    <w:lvl>
      <w:numFmt w:val="bullet"/>
      <w:suff w:val="tab"/>
      <w:lvlText w:val="•"/>
      <w:rPr>
        <w:color w:val="3370ff"/>
      </w:rPr>
    </w:lvl>
  </w:abstractNum>
  <w:abstractNum w:abstractNumId="381149">
    <w:lvl>
      <w:start w:val="1"/>
      <w:numFmt w:val="decimal"/>
      <w:suff w:val="tab"/>
      <w:lvlText w:val="%1."/>
      <w:rPr>
        <w:color w:val="3370ff"/>
      </w:rPr>
    </w:lvl>
  </w:abstractNum>
  <w:abstractNum w:abstractNumId="381150">
    <w:lvl>
      <w:start w:val="2"/>
      <w:numFmt w:val="decimal"/>
      <w:suff w:val="tab"/>
      <w:lvlText w:val="%1."/>
      <w:rPr>
        <w:color w:val="3370ff"/>
      </w:rPr>
    </w:lvl>
  </w:abstractNum>
  <w:abstractNum w:abstractNumId="381151">
    <w:lvl>
      <w:start w:val="3"/>
      <w:numFmt w:val="decimal"/>
      <w:suff w:val="tab"/>
      <w:lvlText w:val="%1."/>
      <w:rPr>
        <w:color w:val="3370ff"/>
      </w:rPr>
    </w:lvl>
  </w:abstractNum>
  <w:abstractNum w:abstractNumId="381152">
    <w:lvl>
      <w:numFmt w:val="bullet"/>
      <w:suff w:val="tab"/>
      <w:lvlText w:val="•"/>
      <w:rPr>
        <w:color w:val="3370ff"/>
      </w:rPr>
    </w:lvl>
  </w:abstractNum>
  <w:abstractNum w:abstractNumId="381153">
    <w:lvl>
      <w:numFmt w:val="bullet"/>
      <w:suff w:val="tab"/>
      <w:lvlText w:val="•"/>
      <w:rPr>
        <w:color w:val="3370ff"/>
      </w:rPr>
    </w:lvl>
  </w:abstractNum>
  <w:abstractNum w:abstractNumId="381154">
    <w:lvl>
      <w:numFmt w:val="bullet"/>
      <w:suff w:val="tab"/>
      <w:lvlText w:val="•"/>
      <w:rPr>
        <w:color w:val="3370ff"/>
      </w:rPr>
    </w:lvl>
  </w:abstractNum>
  <w:abstractNum w:abstractNumId="381155">
    <w:lvl>
      <w:numFmt w:val="bullet"/>
      <w:suff w:val="tab"/>
      <w:lvlText w:val="•"/>
      <w:rPr>
        <w:color w:val="3370ff"/>
      </w:rPr>
    </w:lvl>
  </w:abstractNum>
  <w:abstractNum w:abstractNumId="381156">
    <w:lvl>
      <w:numFmt w:val="bullet"/>
      <w:suff w:val="tab"/>
      <w:lvlText w:val="•"/>
      <w:rPr>
        <w:color w:val="3370ff"/>
      </w:rPr>
    </w:lvl>
  </w:abstractNum>
  <w:abstractNum w:abstractNumId="381157">
    <w:lvl>
      <w:numFmt w:val="bullet"/>
      <w:suff w:val="tab"/>
      <w:lvlText w:val="•"/>
      <w:rPr>
        <w:color w:val="3370ff"/>
      </w:rPr>
    </w:lvl>
  </w:abstractNum>
  <w:abstractNum w:abstractNumId="381158">
    <w:lvl>
      <w:numFmt w:val="bullet"/>
      <w:suff w:val="tab"/>
      <w:lvlText w:val="￮"/>
      <w:rPr>
        <w:color w:val="3370ff"/>
      </w:rPr>
    </w:lvl>
  </w:abstractNum>
  <w:abstractNum w:abstractNumId="381159">
    <w:lvl>
      <w:numFmt w:val="bullet"/>
      <w:suff w:val="tab"/>
      <w:lvlText w:val="￮"/>
      <w:rPr>
        <w:color w:val="3370ff"/>
      </w:rPr>
    </w:lvl>
  </w:abstractNum>
  <w:abstractNum w:abstractNumId="381160">
    <w:lvl>
      <w:numFmt w:val="bullet"/>
      <w:suff w:val="tab"/>
      <w:lvlText w:val="￮"/>
      <w:rPr>
        <w:color w:val="3370ff"/>
      </w:rPr>
    </w:lvl>
  </w:abstractNum>
  <w:abstractNum w:abstractNumId="381161">
    <w:lvl>
      <w:numFmt w:val="bullet"/>
      <w:suff w:val="tab"/>
      <w:lvlText w:val="•"/>
      <w:rPr>
        <w:color w:val="3370ff"/>
      </w:rPr>
    </w:lvl>
  </w:abstractNum>
  <w:abstractNum w:abstractNumId="381162">
    <w:lvl>
      <w:numFmt w:val="bullet"/>
      <w:suff w:val="tab"/>
      <w:lvlText w:val="•"/>
      <w:rPr>
        <w:color w:val="3370ff"/>
      </w:rPr>
    </w:lvl>
  </w:abstractNum>
  <w:abstractNum w:abstractNumId="381163">
    <w:lvl>
      <w:numFmt w:val="bullet"/>
      <w:suff w:val="tab"/>
      <w:lvlText w:val="•"/>
      <w:rPr>
        <w:color w:val="3370ff"/>
      </w:rPr>
    </w:lvl>
  </w:abstractNum>
  <w:abstractNum w:abstractNumId="381164">
    <w:lvl>
      <w:numFmt w:val="bullet"/>
      <w:suff w:val="tab"/>
      <w:lvlText w:val="￮"/>
      <w:rPr>
        <w:color w:val="3370ff"/>
      </w:rPr>
    </w:lvl>
  </w:abstractNum>
  <w:abstractNum w:abstractNumId="381165">
    <w:lvl>
      <w:numFmt w:val="bullet"/>
      <w:suff w:val="tab"/>
      <w:lvlText w:val="￮"/>
      <w:rPr>
        <w:color w:val="3370ff"/>
      </w:rPr>
    </w:lvl>
  </w:abstractNum>
  <w:abstractNum w:abstractNumId="381166">
    <w:lvl>
      <w:numFmt w:val="bullet"/>
      <w:suff w:val="tab"/>
      <w:lvlText w:val="￮"/>
      <w:rPr>
        <w:color w:val="3370ff"/>
      </w:rPr>
    </w:lvl>
  </w:abstractNum>
  <w:abstractNum w:abstractNumId="381167">
    <w:lvl>
      <w:numFmt w:val="bullet"/>
      <w:suff w:val="tab"/>
      <w:lvlText w:val="•"/>
      <w:rPr>
        <w:color w:val="3370ff"/>
      </w:rPr>
    </w:lvl>
  </w:abstractNum>
  <w:abstractNum w:abstractNumId="381168">
    <w:lvl>
      <w:numFmt w:val="bullet"/>
      <w:suff w:val="tab"/>
      <w:lvlText w:val="￮"/>
      <w:rPr>
        <w:color w:val="3370ff"/>
      </w:rPr>
    </w:lvl>
  </w:abstractNum>
  <w:abstractNum w:abstractNumId="381169">
    <w:lvl>
      <w:numFmt w:val="bullet"/>
      <w:suff w:val="tab"/>
      <w:lvlText w:val="￮"/>
      <w:rPr>
        <w:color w:val="3370ff"/>
      </w:rPr>
    </w:lvl>
  </w:abstractNum>
  <w:abstractNum w:abstractNumId="381170">
    <w:lvl>
      <w:numFmt w:val="bullet"/>
      <w:suff w:val="tab"/>
      <w:lvlText w:val="￮"/>
      <w:rPr>
        <w:color w:val="3370ff"/>
      </w:rPr>
    </w:lvl>
  </w:abstractNum>
  <w:abstractNum w:abstractNumId="381171">
    <w:lvl>
      <w:numFmt w:val="bullet"/>
      <w:suff w:val="tab"/>
      <w:lvlText w:val="￮"/>
      <w:rPr>
        <w:color w:val="3370ff"/>
      </w:rPr>
    </w:lvl>
  </w:abstractNum>
  <w:abstractNum w:abstractNumId="381172">
    <w:lvl>
      <w:numFmt w:val="bullet"/>
      <w:suff w:val="tab"/>
      <w:lvlText w:val="￮"/>
      <w:rPr>
        <w:color w:val="3370ff"/>
      </w:rPr>
    </w:lvl>
  </w:abstractNum>
  <w:abstractNum w:abstractNumId="381173">
    <w:lvl>
      <w:numFmt w:val="bullet"/>
      <w:suff w:val="tab"/>
      <w:lvlText w:val="•"/>
      <w:rPr>
        <w:color w:val="3370ff"/>
      </w:rPr>
    </w:lvl>
  </w:abstractNum>
  <w:abstractNum w:abstractNumId="381174">
    <w:lvl>
      <w:numFmt w:val="bullet"/>
      <w:suff w:val="tab"/>
      <w:lvlText w:val="￮"/>
      <w:rPr>
        <w:color w:val="3370ff"/>
      </w:rPr>
    </w:lvl>
  </w:abstractNum>
  <w:abstractNum w:abstractNumId="381175">
    <w:lvl>
      <w:numFmt w:val="bullet"/>
      <w:suff w:val="tab"/>
      <w:lvlText w:val="￮"/>
      <w:rPr>
        <w:color w:val="3370ff"/>
      </w:rPr>
    </w:lvl>
  </w:abstractNum>
  <w:abstractNum w:abstractNumId="381176">
    <w:lvl>
      <w:numFmt w:val="bullet"/>
      <w:suff w:val="tab"/>
      <w:lvlText w:val="•"/>
      <w:rPr>
        <w:color w:val="3370ff"/>
      </w:rPr>
    </w:lvl>
  </w:abstractNum>
  <w:abstractNum w:abstractNumId="381177">
    <w:lvl>
      <w:numFmt w:val="bullet"/>
      <w:suff w:val="tab"/>
      <w:lvlText w:val="￮"/>
      <w:rPr>
        <w:color w:val="3370ff"/>
      </w:rPr>
    </w:lvl>
  </w:abstractNum>
  <w:abstractNum w:abstractNumId="381178">
    <w:lvl>
      <w:numFmt w:val="bullet"/>
      <w:suff w:val="tab"/>
      <w:lvlText w:val="￮"/>
      <w:rPr>
        <w:color w:val="3370ff"/>
      </w:rPr>
    </w:lvl>
  </w:abstractNum>
  <w:abstractNum w:abstractNumId="381179">
    <w:lvl>
      <w:numFmt w:val="bullet"/>
      <w:suff w:val="tab"/>
      <w:lvlText w:val="￮"/>
      <w:rPr>
        <w:color w:val="3370ff"/>
      </w:rPr>
    </w:lvl>
  </w:abstractNum>
  <w:abstractNum w:abstractNumId="381180">
    <w:lvl>
      <w:numFmt w:val="bullet"/>
      <w:suff w:val="tab"/>
      <w:lvlText w:val="￮"/>
      <w:rPr>
        <w:color w:val="3370ff"/>
      </w:rPr>
    </w:lvl>
  </w:abstractNum>
  <w:abstractNum w:abstractNumId="381181">
    <w:lvl>
      <w:numFmt w:val="bullet"/>
      <w:suff w:val="tab"/>
      <w:lvlText w:val="￮"/>
      <w:rPr>
        <w:color w:val="3370ff"/>
      </w:rPr>
    </w:lvl>
  </w:abstractNum>
  <w:abstractNum w:abstractNumId="381182">
    <w:lvl>
      <w:numFmt w:val="bullet"/>
      <w:suff w:val="tab"/>
      <w:lvlText w:val="￮"/>
      <w:rPr>
        <w:color w:val="3370ff"/>
      </w:rPr>
    </w:lvl>
  </w:abstractNum>
  <w:abstractNum w:abstractNumId="381183">
    <w:lvl>
      <w:numFmt w:val="bullet"/>
      <w:suff w:val="tab"/>
      <w:lvlText w:val="￮"/>
      <w:rPr>
        <w:color w:val="3370ff"/>
      </w:rPr>
    </w:lvl>
  </w:abstractNum>
  <w:abstractNum w:abstractNumId="381184">
    <w:lvl>
      <w:numFmt w:val="bullet"/>
      <w:suff w:val="tab"/>
      <w:lvlText w:val="•"/>
      <w:rPr>
        <w:color w:val="3370ff"/>
      </w:rPr>
    </w:lvl>
  </w:abstractNum>
  <w:abstractNum w:abstractNumId="381185">
    <w:lvl>
      <w:numFmt w:val="bullet"/>
      <w:suff w:val="tab"/>
      <w:lvlText w:val="•"/>
      <w:rPr>
        <w:color w:val="3370ff"/>
      </w:rPr>
    </w:lvl>
  </w:abstractNum>
  <w:abstractNum w:abstractNumId="381186">
    <w:lvl>
      <w:numFmt w:val="bullet"/>
      <w:suff w:val="tab"/>
      <w:lvlText w:val="•"/>
      <w:rPr>
        <w:color w:val="3370ff"/>
      </w:rPr>
    </w:lvl>
  </w:abstractNum>
  <w:abstractNum w:abstractNumId="381187">
    <w:lvl>
      <w:numFmt w:val="bullet"/>
      <w:suff w:val="tab"/>
      <w:lvlText w:val="•"/>
      <w:rPr>
        <w:color w:val="3370ff"/>
      </w:rPr>
    </w:lvl>
  </w:abstractNum>
  <w:abstractNum w:abstractNumId="381188">
    <w:lvl>
      <w:numFmt w:val="bullet"/>
      <w:suff w:val="tab"/>
      <w:lvlText w:val="•"/>
      <w:rPr>
        <w:color w:val="3370ff"/>
      </w:rPr>
    </w:lvl>
  </w:abstractNum>
  <w:abstractNum w:abstractNumId="381189">
    <w:lvl>
      <w:numFmt w:val="bullet"/>
      <w:suff w:val="tab"/>
      <w:lvlText w:val="•"/>
      <w:rPr>
        <w:color w:val="3370ff"/>
      </w:rPr>
    </w:lvl>
  </w:abstractNum>
  <w:abstractNum w:abstractNumId="381190">
    <w:lvl>
      <w:numFmt w:val="bullet"/>
      <w:suff w:val="tab"/>
      <w:lvlText w:val="•"/>
      <w:rPr>
        <w:color w:val="3370ff"/>
      </w:rPr>
    </w:lvl>
  </w:abstractNum>
  <w:abstractNum w:abstractNumId="381191">
    <w:lvl>
      <w:numFmt w:val="bullet"/>
      <w:suff w:val="tab"/>
      <w:lvlText w:val="•"/>
      <w:rPr>
        <w:color w:val="3370ff"/>
      </w:rPr>
    </w:lvl>
  </w:abstractNum>
  <w:abstractNum w:abstractNumId="381192">
    <w:lvl>
      <w:numFmt w:val="bullet"/>
      <w:suff w:val="tab"/>
      <w:lvlText w:val="•"/>
      <w:rPr>
        <w:color w:val="3370ff"/>
      </w:rPr>
    </w:lvl>
  </w:abstractNum>
  <w:abstractNum w:abstractNumId="381193">
    <w:lvl>
      <w:numFmt w:val="bullet"/>
      <w:suff w:val="tab"/>
      <w:lvlText w:val="•"/>
      <w:rPr>
        <w:color w:val="3370ff"/>
      </w:rPr>
    </w:lvl>
  </w:abstractNum>
  <w:abstractNum w:abstractNumId="381194">
    <w:lvl>
      <w:numFmt w:val="bullet"/>
      <w:suff w:val="tab"/>
      <w:lvlText w:val="•"/>
      <w:rPr>
        <w:color w:val="3370ff"/>
      </w:rPr>
    </w:lvl>
  </w:abstractNum>
  <w:abstractNum w:abstractNumId="381195">
    <w:lvl>
      <w:numFmt w:val="bullet"/>
      <w:suff w:val="tab"/>
      <w:lvlText w:val="•"/>
      <w:rPr>
        <w:color w:val="3370ff"/>
      </w:rPr>
    </w:lvl>
  </w:abstractNum>
  <w:abstractNum w:abstractNumId="381196">
    <w:lvl>
      <w:numFmt w:val="bullet"/>
      <w:suff w:val="tab"/>
      <w:lvlText w:val="•"/>
      <w:rPr>
        <w:color w:val="3370ff"/>
      </w:rPr>
    </w:lvl>
  </w:abstractNum>
  <w:abstractNum w:abstractNumId="381197">
    <w:lvl>
      <w:numFmt w:val="bullet"/>
      <w:suff w:val="tab"/>
      <w:lvlText w:val="￮"/>
      <w:rPr>
        <w:color w:val="3370ff"/>
      </w:rPr>
    </w:lvl>
  </w:abstractNum>
  <w:abstractNum w:abstractNumId="381198">
    <w:lvl>
      <w:numFmt w:val="bullet"/>
      <w:suff w:val="tab"/>
      <w:lvlText w:val="￮"/>
      <w:rPr>
        <w:color w:val="3370ff"/>
      </w:rPr>
    </w:lvl>
  </w:abstractNum>
  <w:abstractNum w:abstractNumId="381199">
    <w:lvl>
      <w:numFmt w:val="bullet"/>
      <w:suff w:val="tab"/>
      <w:lvlText w:val="•"/>
      <w:rPr>
        <w:color w:val="3370ff"/>
      </w:rPr>
    </w:lvl>
  </w:abstractNum>
  <w:abstractNum w:abstractNumId="381200">
    <w:lvl>
      <w:numFmt w:val="bullet"/>
      <w:suff w:val="tab"/>
      <w:lvlText w:val="￮"/>
      <w:rPr>
        <w:color w:val="3370ff"/>
      </w:rPr>
    </w:lvl>
  </w:abstractNum>
  <w:abstractNum w:abstractNumId="381201">
    <w:lvl>
      <w:numFmt w:val="bullet"/>
      <w:suff w:val="tab"/>
      <w:lvlText w:val="￮"/>
      <w:rPr>
        <w:color w:val="3370ff"/>
      </w:rPr>
    </w:lvl>
  </w:abstractNum>
  <w:abstractNum w:abstractNumId="381202">
    <w:lvl>
      <w:numFmt w:val="bullet"/>
      <w:suff w:val="tab"/>
      <w:lvlText w:val="•"/>
      <w:rPr>
        <w:color w:val="3370ff"/>
      </w:rPr>
    </w:lvl>
  </w:abstractNum>
  <w:abstractNum w:abstractNumId="381203">
    <w:lvl>
      <w:numFmt w:val="bullet"/>
      <w:suff w:val="tab"/>
      <w:lvlText w:val="￮"/>
      <w:rPr>
        <w:color w:val="3370ff"/>
      </w:rPr>
    </w:lvl>
  </w:abstractNum>
  <w:abstractNum w:abstractNumId="381204">
    <w:lvl>
      <w:numFmt w:val="bullet"/>
      <w:suff w:val="tab"/>
      <w:lvlText w:val="￮"/>
      <w:rPr>
        <w:color w:val="3370ff"/>
      </w:rPr>
    </w:lvl>
  </w:abstractNum>
  <w:abstractNum w:abstractNumId="381205">
    <w:lvl>
      <w:numFmt w:val="bullet"/>
      <w:suff w:val="tab"/>
      <w:lvlText w:val="•"/>
      <w:rPr>
        <w:color w:val="3370ff"/>
      </w:rPr>
    </w:lvl>
  </w:abstractNum>
  <w:abstractNum w:abstractNumId="381206">
    <w:lvl>
      <w:numFmt w:val="bullet"/>
      <w:suff w:val="tab"/>
      <w:lvlText w:val="•"/>
      <w:rPr>
        <w:color w:val="3370ff"/>
      </w:rPr>
    </w:lvl>
  </w:abstractNum>
  <w:abstractNum w:abstractNumId="381207">
    <w:lvl>
      <w:numFmt w:val="bullet"/>
      <w:suff w:val="tab"/>
      <w:lvlText w:val="•"/>
      <w:rPr>
        <w:color w:val="3370ff"/>
      </w:rPr>
    </w:lvl>
  </w:abstractNum>
  <w:abstractNum w:abstractNumId="381208">
    <w:lvl>
      <w:numFmt w:val="bullet"/>
      <w:suff w:val="tab"/>
      <w:lvlText w:val="￮"/>
      <w:rPr>
        <w:color w:val="3370ff"/>
      </w:rPr>
    </w:lvl>
  </w:abstractNum>
  <w:abstractNum w:abstractNumId="381209">
    <w:lvl>
      <w:numFmt w:val="bullet"/>
      <w:suff w:val="tab"/>
      <w:lvlText w:val="￮"/>
      <w:rPr>
        <w:color w:val="3370ff"/>
      </w:rPr>
    </w:lvl>
  </w:abstractNum>
  <w:abstractNum w:abstractNumId="381210">
    <w:lvl>
      <w:numFmt w:val="bullet"/>
      <w:suff w:val="tab"/>
      <w:lvlText w:val="▪"/>
      <w:rPr>
        <w:color w:val="3370ff"/>
        <w:sz w:val="11"/>
      </w:rPr>
    </w:lvl>
  </w:abstractNum>
  <w:abstractNum w:abstractNumId="381211">
    <w:lvl>
      <w:numFmt w:val="bullet"/>
      <w:suff w:val="tab"/>
      <w:lvlText w:val="▪"/>
      <w:rPr>
        <w:color w:val="3370ff"/>
        <w:sz w:val="11"/>
      </w:rPr>
    </w:lvl>
  </w:abstractNum>
  <w:abstractNum w:abstractNumId="381212">
    <w:lvl>
      <w:numFmt w:val="bullet"/>
      <w:suff w:val="tab"/>
      <w:lvlText w:val="▪"/>
      <w:rPr>
        <w:color w:val="3370ff"/>
        <w:sz w:val="11"/>
      </w:rPr>
    </w:lvl>
  </w:abstractNum>
  <w:abstractNum w:abstractNumId="381213">
    <w:lvl>
      <w:numFmt w:val="bullet"/>
      <w:suff w:val="tab"/>
      <w:lvlText w:val="•"/>
      <w:rPr>
        <w:color w:val="3370ff"/>
      </w:rPr>
    </w:lvl>
  </w:abstractNum>
  <w:abstractNum w:abstractNumId="381214">
    <w:lvl>
      <w:numFmt w:val="bullet"/>
      <w:suff w:val="tab"/>
      <w:lvlText w:val="•"/>
      <w:rPr>
        <w:color w:val="3370ff"/>
      </w:rPr>
    </w:lvl>
  </w:abstractNum>
  <w:abstractNum w:abstractNumId="381215">
    <w:lvl>
      <w:numFmt w:val="bullet"/>
      <w:suff w:val="tab"/>
      <w:lvlText w:val="￮"/>
      <w:rPr>
        <w:color w:val="3370ff"/>
      </w:rPr>
    </w:lvl>
  </w:abstractNum>
  <w:abstractNum w:abstractNumId="381216">
    <w:lvl>
      <w:numFmt w:val="bullet"/>
      <w:suff w:val="tab"/>
      <w:lvlText w:val="￮"/>
      <w:rPr>
        <w:color w:val="3370ff"/>
      </w:rPr>
    </w:lvl>
  </w:abstractNum>
  <w:abstractNum w:abstractNumId="381217">
    <w:lvl>
      <w:numFmt w:val="bullet"/>
      <w:suff w:val="tab"/>
      <w:lvlText w:val="￮"/>
      <w:rPr>
        <w:color w:val="3370ff"/>
      </w:rPr>
    </w:lvl>
  </w:abstractNum>
  <w:abstractNum w:abstractNumId="381218">
    <w:lvl>
      <w:numFmt w:val="bullet"/>
      <w:suff w:val="tab"/>
      <w:lvlText w:val="￮"/>
      <w:rPr>
        <w:color w:val="3370ff"/>
      </w:rPr>
    </w:lvl>
  </w:abstractNum>
  <w:abstractNum w:abstractNumId="381219">
    <w:lvl>
      <w:numFmt w:val="bullet"/>
      <w:suff w:val="tab"/>
      <w:lvlText w:val="•"/>
      <w:rPr>
        <w:color w:val="3370ff"/>
      </w:rPr>
    </w:lvl>
  </w:abstractNum>
  <w:abstractNum w:abstractNumId="381220">
    <w:lvl>
      <w:numFmt w:val="bullet"/>
      <w:suff w:val="tab"/>
      <w:lvlText w:val="￮"/>
      <w:rPr>
        <w:color w:val="3370ff"/>
      </w:rPr>
    </w:lvl>
  </w:abstractNum>
  <w:abstractNum w:abstractNumId="381221">
    <w:lvl>
      <w:numFmt w:val="bullet"/>
      <w:suff w:val="tab"/>
      <w:lvlText w:val="￮"/>
      <w:rPr>
        <w:color w:val="3370ff"/>
      </w:rPr>
    </w:lvl>
  </w:abstractNum>
  <w:abstractNum w:abstractNumId="381222">
    <w:lvl>
      <w:numFmt w:val="bullet"/>
      <w:suff w:val="tab"/>
      <w:lvlText w:val="￮"/>
      <w:rPr>
        <w:color w:val="3370ff"/>
      </w:rPr>
    </w:lvl>
  </w:abstractNum>
  <w:abstractNum w:abstractNumId="381223">
    <w:lvl>
      <w:numFmt w:val="bullet"/>
      <w:suff w:val="tab"/>
      <w:lvlText w:val="•"/>
      <w:rPr>
        <w:color w:val="3370ff"/>
      </w:rPr>
    </w:lvl>
  </w:abstractNum>
  <w:abstractNum w:abstractNumId="381224">
    <w:lvl>
      <w:numFmt w:val="bullet"/>
      <w:suff w:val="tab"/>
      <w:lvlText w:val="￮"/>
      <w:rPr>
        <w:color w:val="3370ff"/>
      </w:rPr>
    </w:lvl>
  </w:abstractNum>
  <w:abstractNum w:abstractNumId="381225">
    <w:lvl>
      <w:numFmt w:val="bullet"/>
      <w:suff w:val="tab"/>
      <w:lvlText w:val="￮"/>
      <w:rPr>
        <w:color w:val="3370ff"/>
      </w:rPr>
    </w:lvl>
  </w:abstractNum>
  <w:abstractNum w:abstractNumId="381226">
    <w:lvl>
      <w:numFmt w:val="bullet"/>
      <w:suff w:val="tab"/>
      <w:lvlText w:val="￮"/>
      <w:rPr>
        <w:color w:val="3370ff"/>
      </w:rPr>
    </w:lvl>
  </w:abstractNum>
  <w:abstractNum w:abstractNumId="381227">
    <w:lvl>
      <w:numFmt w:val="bullet"/>
      <w:suff w:val="tab"/>
      <w:lvlText w:val="•"/>
      <w:rPr>
        <w:color w:val="3370ff"/>
      </w:rPr>
    </w:lvl>
  </w:abstractNum>
  <w:abstractNum w:abstractNumId="381228">
    <w:lvl>
      <w:numFmt w:val="bullet"/>
      <w:suff w:val="tab"/>
      <w:lvlText w:val="￮"/>
      <w:rPr>
        <w:color w:val="3370ff"/>
      </w:rPr>
    </w:lvl>
  </w:abstractNum>
  <w:abstractNum w:abstractNumId="381229">
    <w:lvl>
      <w:numFmt w:val="bullet"/>
      <w:suff w:val="tab"/>
      <w:lvlText w:val="￮"/>
      <w:rPr>
        <w:color w:val="3370ff"/>
      </w:rPr>
    </w:lvl>
  </w:abstractNum>
  <w:abstractNum w:abstractNumId="381230">
    <w:lvl>
      <w:numFmt w:val="bullet"/>
      <w:suff w:val="tab"/>
      <w:lvlText w:val="￮"/>
      <w:rPr>
        <w:color w:val="3370ff"/>
      </w:rPr>
    </w:lvl>
  </w:abstractNum>
  <w:abstractNum w:abstractNumId="381231">
    <w:lvl>
      <w:numFmt w:val="bullet"/>
      <w:suff w:val="tab"/>
      <w:lvlText w:val="•"/>
      <w:rPr>
        <w:color w:val="3370ff"/>
      </w:rPr>
    </w:lvl>
  </w:abstractNum>
  <w:abstractNum w:abstractNumId="381232">
    <w:lvl>
      <w:numFmt w:val="bullet"/>
      <w:suff w:val="tab"/>
      <w:lvlText w:val="￮"/>
      <w:rPr>
        <w:color w:val="3370ff"/>
      </w:rPr>
    </w:lvl>
  </w:abstractNum>
  <w:abstractNum w:abstractNumId="381233">
    <w:lvl>
      <w:numFmt w:val="bullet"/>
      <w:suff w:val="tab"/>
      <w:lvlText w:val="￮"/>
      <w:rPr>
        <w:color w:val="3370ff"/>
      </w:rPr>
    </w:lvl>
  </w:abstractNum>
  <w:abstractNum w:abstractNumId="381234">
    <w:lvl>
      <w:numFmt w:val="bullet"/>
      <w:suff w:val="tab"/>
      <w:lvlText w:val="•"/>
      <w:rPr>
        <w:color w:val="3370ff"/>
      </w:rPr>
    </w:lvl>
  </w:abstractNum>
  <w:abstractNum w:abstractNumId="381235">
    <w:lvl>
      <w:numFmt w:val="bullet"/>
      <w:suff w:val="tab"/>
      <w:lvlText w:val="•"/>
      <w:rPr>
        <w:color w:val="3370ff"/>
      </w:rPr>
    </w:lvl>
  </w:abstractNum>
  <w:abstractNum w:abstractNumId="381236">
    <w:lvl>
      <w:numFmt w:val="bullet"/>
      <w:suff w:val="tab"/>
      <w:lvlText w:val="•"/>
      <w:rPr>
        <w:color w:val="3370ff"/>
      </w:rPr>
    </w:lvl>
  </w:abstractNum>
  <w:abstractNum w:abstractNumId="381237">
    <w:lvl>
      <w:numFmt w:val="bullet"/>
      <w:suff w:val="tab"/>
      <w:lvlText w:val="￮"/>
      <w:rPr>
        <w:color w:val="3370ff"/>
      </w:rPr>
    </w:lvl>
  </w:abstractNum>
  <w:abstractNum w:abstractNumId="381238">
    <w:lvl>
      <w:numFmt w:val="bullet"/>
      <w:suff w:val="tab"/>
      <w:lvlText w:val="￮"/>
      <w:rPr>
        <w:color w:val="3370ff"/>
      </w:rPr>
    </w:lvl>
  </w:abstractNum>
  <w:abstractNum w:abstractNumId="381239">
    <w:lvl>
      <w:numFmt w:val="bullet"/>
      <w:suff w:val="tab"/>
      <w:lvlText w:val="￮"/>
      <w:rPr>
        <w:color w:val="3370ff"/>
      </w:rPr>
    </w:lvl>
  </w:abstractNum>
  <w:abstractNum w:abstractNumId="381240">
    <w:lvl>
      <w:numFmt w:val="bullet"/>
      <w:suff w:val="tab"/>
      <w:lvlText w:val="•"/>
      <w:rPr>
        <w:color w:val="3370ff"/>
      </w:rPr>
    </w:lvl>
  </w:abstractNum>
  <w:abstractNum w:abstractNumId="381241">
    <w:lvl>
      <w:numFmt w:val="bullet"/>
      <w:suff w:val="tab"/>
      <w:lvlText w:val="￮"/>
      <w:rPr>
        <w:color w:val="3370ff"/>
      </w:rPr>
    </w:lvl>
  </w:abstractNum>
  <w:abstractNum w:abstractNumId="381242">
    <w:lvl>
      <w:numFmt w:val="bullet"/>
      <w:suff w:val="tab"/>
      <w:lvlText w:val="￮"/>
      <w:rPr>
        <w:color w:val="3370ff"/>
      </w:rPr>
    </w:lvl>
  </w:abstractNum>
  <w:abstractNum w:abstractNumId="381243">
    <w:lvl>
      <w:numFmt w:val="bullet"/>
      <w:suff w:val="tab"/>
      <w:lvlText w:val="•"/>
      <w:rPr>
        <w:color w:val="3370ff"/>
      </w:rPr>
    </w:lvl>
  </w:abstractNum>
  <w:abstractNum w:abstractNumId="381244">
    <w:lvl>
      <w:numFmt w:val="bullet"/>
      <w:suff w:val="tab"/>
      <w:lvlText w:val="￮"/>
      <w:rPr>
        <w:color w:val="3370ff"/>
      </w:rPr>
    </w:lvl>
  </w:abstractNum>
  <w:abstractNum w:abstractNumId="381245">
    <w:lvl>
      <w:numFmt w:val="bullet"/>
      <w:suff w:val="tab"/>
      <w:lvlText w:val="￮"/>
      <w:rPr>
        <w:color w:val="3370ff"/>
      </w:rPr>
    </w:lvl>
  </w:abstractNum>
  <w:abstractNum w:abstractNumId="381246">
    <w:lvl>
      <w:numFmt w:val="bullet"/>
      <w:suff w:val="tab"/>
      <w:lvlText w:val="￮"/>
      <w:rPr>
        <w:color w:val="3370ff"/>
      </w:rPr>
    </w:lvl>
  </w:abstractNum>
  <w:abstractNum w:abstractNumId="381247">
    <w:lvl>
      <w:numFmt w:val="bullet"/>
      <w:suff w:val="tab"/>
      <w:lvlText w:val="￮"/>
      <w:rPr>
        <w:color w:val="3370ff"/>
      </w:rPr>
    </w:lvl>
  </w:abstractNum>
  <w:abstractNum w:abstractNumId="381248">
    <w:lvl>
      <w:numFmt w:val="bullet"/>
      <w:suff w:val="tab"/>
      <w:lvlText w:val="￮"/>
      <w:rPr>
        <w:color w:val="3370ff"/>
      </w:rPr>
    </w:lvl>
  </w:abstractNum>
  <w:abstractNum w:abstractNumId="381249">
    <w:lvl>
      <w:numFmt w:val="bullet"/>
      <w:suff w:val="tab"/>
      <w:lvlText w:val="•"/>
      <w:rPr>
        <w:color w:val="3370ff"/>
      </w:rPr>
    </w:lvl>
  </w:abstractNum>
  <w:abstractNum w:abstractNumId="381250">
    <w:lvl>
      <w:numFmt w:val="bullet"/>
      <w:suff w:val="tab"/>
      <w:lvlText w:val="￮"/>
      <w:rPr>
        <w:color w:val="3370ff"/>
      </w:rPr>
    </w:lvl>
  </w:abstractNum>
  <w:abstractNum w:abstractNumId="381251">
    <w:lvl>
      <w:numFmt w:val="bullet"/>
      <w:suff w:val="tab"/>
      <w:lvlText w:val="￮"/>
      <w:rPr>
        <w:color w:val="3370ff"/>
      </w:rPr>
    </w:lvl>
  </w:abstractNum>
  <w:abstractNum w:abstractNumId="381252">
    <w:lvl>
      <w:numFmt w:val="bullet"/>
      <w:suff w:val="tab"/>
      <w:lvlText w:val="•"/>
      <w:rPr>
        <w:color w:val="3370ff"/>
      </w:rPr>
    </w:lvl>
  </w:abstractNum>
  <w:abstractNum w:abstractNumId="381253">
    <w:lvl>
      <w:numFmt w:val="bullet"/>
      <w:suff w:val="tab"/>
      <w:lvlText w:val="￮"/>
      <w:rPr>
        <w:color w:val="3370ff"/>
      </w:rPr>
    </w:lvl>
  </w:abstractNum>
  <w:abstractNum w:abstractNumId="381254">
    <w:lvl>
      <w:numFmt w:val="bullet"/>
      <w:suff w:val="tab"/>
      <w:lvlText w:val="￮"/>
      <w:rPr>
        <w:color w:val="3370ff"/>
      </w:rPr>
    </w:lvl>
  </w:abstractNum>
  <w:abstractNum w:abstractNumId="381255">
    <w:lvl>
      <w:numFmt w:val="bullet"/>
      <w:suff w:val="tab"/>
      <w:lvlText w:val="￮"/>
      <w:rPr>
        <w:color w:val="3370ff"/>
      </w:rPr>
    </w:lvl>
  </w:abstractNum>
  <w:abstractNum w:abstractNumId="381256">
    <w:lvl>
      <w:numFmt w:val="bullet"/>
      <w:suff w:val="tab"/>
      <w:lvlText w:val="•"/>
      <w:rPr>
        <w:color w:val="3370ff"/>
      </w:rPr>
    </w:lvl>
  </w:abstractNum>
  <w:abstractNum w:abstractNumId="381257">
    <w:lvl>
      <w:numFmt w:val="bullet"/>
      <w:suff w:val="tab"/>
      <w:lvlText w:val="￮"/>
      <w:rPr>
        <w:color w:val="3370ff"/>
      </w:rPr>
    </w:lvl>
  </w:abstractNum>
  <w:abstractNum w:abstractNumId="381258">
    <w:lvl>
      <w:numFmt w:val="bullet"/>
      <w:suff w:val="tab"/>
      <w:lvlText w:val="￮"/>
      <w:rPr>
        <w:color w:val="3370ff"/>
      </w:rPr>
    </w:lvl>
  </w:abstractNum>
  <w:abstractNum w:abstractNumId="381259">
    <w:lvl>
      <w:numFmt w:val="bullet"/>
      <w:suff w:val="tab"/>
      <w:lvlText w:val="￮"/>
      <w:rPr>
        <w:color w:val="3370ff"/>
      </w:rPr>
    </w:lvl>
  </w:abstractNum>
  <w:abstractNum w:abstractNumId="381260">
    <w:lvl>
      <w:numFmt w:val="bullet"/>
      <w:suff w:val="tab"/>
      <w:lvlText w:val="￮"/>
      <w:rPr>
        <w:color w:val="3370ff"/>
      </w:rPr>
    </w:lvl>
  </w:abstractNum>
  <w:abstractNum w:abstractNumId="381261">
    <w:lvl>
      <w:numFmt w:val="bullet"/>
      <w:suff w:val="tab"/>
      <w:lvlText w:val="￮"/>
      <w:rPr>
        <w:color w:val="3370ff"/>
      </w:rPr>
    </w:lvl>
  </w:abstractNum>
  <w:abstractNum w:abstractNumId="381262">
    <w:lvl>
      <w:numFmt w:val="bullet"/>
      <w:suff w:val="tab"/>
      <w:lvlText w:val="￮"/>
      <w:rPr>
        <w:color w:val="3370ff"/>
      </w:rPr>
    </w:lvl>
  </w:abstractNum>
  <w:abstractNum w:abstractNumId="381263">
    <w:lvl>
      <w:numFmt w:val="bullet"/>
      <w:suff w:val="tab"/>
      <w:lvlText w:val="•"/>
      <w:rPr>
        <w:color w:val="3370ff"/>
      </w:rPr>
    </w:lvl>
  </w:abstractNum>
  <w:abstractNum w:abstractNumId="381264">
    <w:lvl>
      <w:numFmt w:val="bullet"/>
      <w:suff w:val="tab"/>
      <w:lvlText w:val="•"/>
      <w:rPr>
        <w:color w:val="3370ff"/>
      </w:rPr>
    </w:lvl>
  </w:abstractNum>
  <w:abstractNum w:abstractNumId="381265">
    <w:lvl>
      <w:numFmt w:val="bullet"/>
      <w:suff w:val="tab"/>
      <w:lvlText w:val="￮"/>
      <w:rPr>
        <w:color w:val="3370ff"/>
      </w:rPr>
    </w:lvl>
  </w:abstractNum>
  <w:abstractNum w:abstractNumId="381266">
    <w:lvl>
      <w:numFmt w:val="bullet"/>
      <w:suff w:val="tab"/>
      <w:lvlText w:val="￮"/>
      <w:rPr>
        <w:color w:val="3370ff"/>
      </w:rPr>
    </w:lvl>
  </w:abstractNum>
  <w:abstractNum w:abstractNumId="381267">
    <w:lvl>
      <w:numFmt w:val="bullet"/>
      <w:suff w:val="tab"/>
      <w:lvlText w:val="￮"/>
      <w:rPr>
        <w:color w:val="3370ff"/>
      </w:rPr>
    </w:lvl>
  </w:abstractNum>
  <w:abstractNum w:abstractNumId="381268">
    <w:lvl>
      <w:numFmt w:val="bullet"/>
      <w:suff w:val="tab"/>
      <w:lvlText w:val="•"/>
      <w:rPr>
        <w:color w:val="3370ff"/>
      </w:rPr>
    </w:lvl>
  </w:abstractNum>
  <w:abstractNum w:abstractNumId="381269">
    <w:lvl>
      <w:numFmt w:val="bullet"/>
      <w:suff w:val="tab"/>
      <w:lvlText w:val="￮"/>
      <w:rPr>
        <w:color w:val="3370ff"/>
      </w:rPr>
    </w:lvl>
  </w:abstractNum>
  <w:abstractNum w:abstractNumId="381270">
    <w:lvl>
      <w:numFmt w:val="bullet"/>
      <w:suff w:val="tab"/>
      <w:lvlText w:val="￮"/>
      <w:rPr>
        <w:color w:val="3370ff"/>
      </w:rPr>
    </w:lvl>
  </w:abstractNum>
  <w:abstractNum w:abstractNumId="381271">
    <w:lvl>
      <w:numFmt w:val="bullet"/>
      <w:suff w:val="tab"/>
      <w:lvlText w:val="￮"/>
      <w:rPr>
        <w:color w:val="3370ff"/>
      </w:rPr>
    </w:lvl>
  </w:abstractNum>
  <w:abstractNum w:abstractNumId="381272">
    <w:lvl>
      <w:numFmt w:val="bullet"/>
      <w:suff w:val="tab"/>
      <w:lvlText w:val="￮"/>
      <w:rPr>
        <w:color w:val="3370ff"/>
      </w:rPr>
    </w:lvl>
  </w:abstractNum>
  <w:abstractNum w:abstractNumId="381273">
    <w:lvl>
      <w:numFmt w:val="bullet"/>
      <w:suff w:val="tab"/>
      <w:lvlText w:val="￮"/>
      <w:rPr>
        <w:color w:val="3370ff"/>
      </w:rPr>
    </w:lvl>
  </w:abstractNum>
  <w:abstractNum w:abstractNumId="381274">
    <w:lvl>
      <w:numFmt w:val="bullet"/>
      <w:suff w:val="tab"/>
      <w:lvlText w:val="•"/>
      <w:rPr>
        <w:color w:val="3370ff"/>
      </w:rPr>
    </w:lvl>
  </w:abstractNum>
  <w:abstractNum w:abstractNumId="381275">
    <w:lvl>
      <w:numFmt w:val="bullet"/>
      <w:suff w:val="tab"/>
      <w:lvlText w:val="•"/>
      <w:rPr>
        <w:color w:val="3370ff"/>
      </w:rPr>
    </w:lvl>
  </w:abstractNum>
  <w:abstractNum w:abstractNumId="381276">
    <w:lvl>
      <w:numFmt w:val="bullet"/>
      <w:suff w:val="tab"/>
      <w:lvlText w:val="•"/>
      <w:rPr>
        <w:color w:val="3370ff"/>
      </w:rPr>
    </w:lvl>
  </w:abstractNum>
  <w:abstractNum w:abstractNumId="381277">
    <w:lvl>
      <w:numFmt w:val="bullet"/>
      <w:suff w:val="tab"/>
      <w:lvlText w:val="•"/>
      <w:rPr>
        <w:color w:val="3370ff"/>
      </w:rPr>
    </w:lvl>
  </w:abstractNum>
  <w:abstractNum w:abstractNumId="381278">
    <w:lvl>
      <w:numFmt w:val="bullet"/>
      <w:suff w:val="tab"/>
      <w:lvlText w:val="•"/>
      <w:rPr>
        <w:color w:val="3370ff"/>
      </w:rPr>
    </w:lvl>
  </w:abstractNum>
  <w:abstractNum w:abstractNumId="381279">
    <w:lvl>
      <w:numFmt w:val="bullet"/>
      <w:suff w:val="tab"/>
      <w:lvlText w:val="•"/>
      <w:rPr>
        <w:color w:val="3370ff"/>
      </w:rPr>
    </w:lvl>
  </w:abstractNum>
  <w:abstractNum w:abstractNumId="381280">
    <w:lvl>
      <w:numFmt w:val="bullet"/>
      <w:suff w:val="tab"/>
      <w:lvlText w:val="•"/>
      <w:rPr>
        <w:color w:val="3370ff"/>
      </w:rPr>
    </w:lvl>
  </w:abstractNum>
  <w:abstractNum w:abstractNumId="381281">
    <w:lvl>
      <w:numFmt w:val="bullet"/>
      <w:suff w:val="tab"/>
      <w:lvlText w:val="•"/>
      <w:rPr>
        <w:color w:val="3370ff"/>
      </w:rPr>
    </w:lvl>
  </w:abstractNum>
  <w:abstractNum w:abstractNumId="381282">
    <w:lvl>
      <w:numFmt w:val="bullet"/>
      <w:suff w:val="tab"/>
      <w:lvlText w:val="•"/>
      <w:rPr>
        <w:color w:val="3370ff"/>
      </w:rPr>
    </w:lvl>
  </w:abstractNum>
  <w:abstractNum w:abstractNumId="381283">
    <w:lvl>
      <w:numFmt w:val="bullet"/>
      <w:suff w:val="tab"/>
      <w:lvlText w:val="•"/>
      <w:rPr>
        <w:color w:val="3370ff"/>
      </w:rPr>
    </w:lvl>
  </w:abstractNum>
  <w:abstractNum w:abstractNumId="381284">
    <w:lvl>
      <w:numFmt w:val="bullet"/>
      <w:suff w:val="tab"/>
      <w:lvlText w:val="•"/>
      <w:rPr>
        <w:color w:val="3370ff"/>
      </w:rPr>
    </w:lvl>
  </w:abstractNum>
  <w:abstractNum w:abstractNumId="381285">
    <w:lvl>
      <w:numFmt w:val="bullet"/>
      <w:suff w:val="tab"/>
      <w:lvlText w:val="•"/>
      <w:rPr>
        <w:color w:val="3370ff"/>
      </w:rPr>
    </w:lvl>
  </w:abstractNum>
  <w:abstractNum w:abstractNumId="381286">
    <w:lvl>
      <w:numFmt w:val="bullet"/>
      <w:suff w:val="tab"/>
      <w:lvlText w:val="•"/>
      <w:rPr>
        <w:color w:val="3370ff"/>
      </w:rPr>
    </w:lvl>
  </w:abstractNum>
  <w:abstractNum w:abstractNumId="381287">
    <w:lvl>
      <w:numFmt w:val="bullet"/>
      <w:suff w:val="tab"/>
      <w:lvlText w:val="•"/>
      <w:rPr>
        <w:color w:val="3370ff"/>
      </w:rPr>
    </w:lvl>
  </w:abstractNum>
  <w:abstractNum w:abstractNumId="381288">
    <w:lvl>
      <w:numFmt w:val="bullet"/>
      <w:suff w:val="tab"/>
      <w:lvlText w:val="•"/>
      <w:rPr>
        <w:color w:val="3370ff"/>
      </w:rPr>
    </w:lvl>
  </w:abstractNum>
  <w:abstractNum w:abstractNumId="381289">
    <w:lvl>
      <w:numFmt w:val="bullet"/>
      <w:suff w:val="tab"/>
      <w:lvlText w:val="•"/>
      <w:rPr>
        <w:color w:val="3370ff"/>
      </w:rPr>
    </w:lvl>
  </w:abstractNum>
  <w:abstractNum w:abstractNumId="381290">
    <w:lvl>
      <w:numFmt w:val="bullet"/>
      <w:suff w:val="tab"/>
      <w:lvlText w:val="•"/>
      <w:rPr>
        <w:color w:val="3370ff"/>
      </w:rPr>
    </w:lvl>
  </w:abstractNum>
  <w:abstractNum w:abstractNumId="381291">
    <w:lvl>
      <w:numFmt w:val="bullet"/>
      <w:suff w:val="tab"/>
      <w:lvlText w:val="•"/>
      <w:rPr>
        <w:color w:val="3370ff"/>
      </w:rPr>
    </w:lvl>
  </w:abstractNum>
  <w:abstractNum w:abstractNumId="381292">
    <w:lvl>
      <w:numFmt w:val="bullet"/>
      <w:suff w:val="tab"/>
      <w:lvlText w:val="•"/>
      <w:rPr>
        <w:color w:val="3370ff"/>
      </w:rPr>
    </w:lvl>
  </w:abstractNum>
  <w:abstractNum w:abstractNumId="381293">
    <w:lvl>
      <w:numFmt w:val="bullet"/>
      <w:suff w:val="tab"/>
      <w:lvlText w:val="•"/>
      <w:rPr>
        <w:color w:val="3370ff"/>
      </w:rPr>
    </w:lvl>
  </w:abstractNum>
  <w:abstractNum w:abstractNumId="381294">
    <w:lvl>
      <w:numFmt w:val="bullet"/>
      <w:suff w:val="tab"/>
      <w:lvlText w:val="•"/>
      <w:rPr>
        <w:color w:val="3370ff"/>
      </w:rPr>
    </w:lvl>
  </w:abstractNum>
  <w:abstractNum w:abstractNumId="381295">
    <w:lvl>
      <w:numFmt w:val="bullet"/>
      <w:suff w:val="tab"/>
      <w:lvlText w:val="•"/>
      <w:rPr>
        <w:color w:val="3370ff"/>
      </w:rPr>
    </w:lvl>
  </w:abstractNum>
  <w:abstractNum w:abstractNumId="381296">
    <w:lvl>
      <w:numFmt w:val="bullet"/>
      <w:suff w:val="tab"/>
      <w:lvlText w:val="•"/>
      <w:rPr>
        <w:color w:val="3370ff"/>
      </w:rPr>
    </w:lvl>
  </w:abstractNum>
  <w:abstractNum w:abstractNumId="381297">
    <w:lvl>
      <w:numFmt w:val="bullet"/>
      <w:suff w:val="tab"/>
      <w:lvlText w:val="•"/>
      <w:rPr>
        <w:color w:val="3370ff"/>
      </w:rPr>
    </w:lvl>
  </w:abstractNum>
  <w:abstractNum w:abstractNumId="381298">
    <w:lvl>
      <w:numFmt w:val="bullet"/>
      <w:suff w:val="tab"/>
      <w:lvlText w:val="•"/>
      <w:rPr>
        <w:color w:val="3370ff"/>
      </w:rPr>
    </w:lvl>
  </w:abstractNum>
  <w:abstractNum w:abstractNumId="381299">
    <w:lvl>
      <w:numFmt w:val="bullet"/>
      <w:suff w:val="tab"/>
      <w:lvlText w:val="•"/>
      <w:rPr>
        <w:color w:val="3370ff"/>
      </w:rPr>
    </w:lvl>
  </w:abstractNum>
  <w:abstractNum w:abstractNumId="381300">
    <w:lvl>
      <w:numFmt w:val="bullet"/>
      <w:suff w:val="tab"/>
      <w:lvlText w:val="•"/>
      <w:rPr>
        <w:color w:val="3370ff"/>
      </w:rPr>
    </w:lvl>
  </w:abstractNum>
  <w:abstractNum w:abstractNumId="381301">
    <w:lvl>
      <w:numFmt w:val="bullet"/>
      <w:suff w:val="tab"/>
      <w:lvlText w:val="•"/>
      <w:rPr>
        <w:color w:val="3370ff"/>
      </w:rPr>
    </w:lvl>
  </w:abstractNum>
  <w:abstractNum w:abstractNumId="381302">
    <w:lvl>
      <w:start w:val="1"/>
      <w:numFmt w:val="decimal"/>
      <w:suff w:val="tab"/>
      <w:lvlText w:val="%1."/>
      <w:rPr>
        <w:color w:val="3370ff"/>
      </w:rPr>
    </w:lvl>
  </w:abstractNum>
  <w:abstractNum w:abstractNumId="381303">
    <w:lvl>
      <w:start w:val="2"/>
      <w:numFmt w:val="decimal"/>
      <w:suff w:val="tab"/>
      <w:lvlText w:val="%1."/>
      <w:rPr>
        <w:color w:val="3370ff"/>
      </w:rPr>
    </w:lvl>
  </w:abstractNum>
  <w:abstractNum w:abstractNumId="381304">
    <w:lvl>
      <w:start w:val="3"/>
      <w:numFmt w:val="decimal"/>
      <w:suff w:val="tab"/>
      <w:lvlText w:val="%1."/>
      <w:rPr>
        <w:color w:val="3370ff"/>
      </w:rPr>
    </w:lvl>
  </w:abstractNum>
  <w:abstractNum w:abstractNumId="381305">
    <w:lvl>
      <w:numFmt w:val="bullet"/>
      <w:suff w:val="tab"/>
      <w:lvlText w:val="•"/>
      <w:rPr>
        <w:color w:val="3370ff"/>
      </w:rPr>
    </w:lvl>
  </w:abstractNum>
  <w:abstractNum w:abstractNumId="381306">
    <w:lvl>
      <w:numFmt w:val="bullet"/>
      <w:suff w:val="tab"/>
      <w:lvlText w:val="•"/>
      <w:rPr>
        <w:color w:val="3370ff"/>
      </w:rPr>
    </w:lvl>
  </w:abstractNum>
  <w:abstractNum w:abstractNumId="381307">
    <w:lvl>
      <w:numFmt w:val="bullet"/>
      <w:suff w:val="tab"/>
      <w:lvlText w:val="•"/>
      <w:rPr>
        <w:color w:val="3370ff"/>
      </w:rPr>
    </w:lvl>
  </w:abstractNum>
  <w:abstractNum w:abstractNumId="381308">
    <w:lvl>
      <w:numFmt w:val="bullet"/>
      <w:suff w:val="tab"/>
      <w:lvlText w:val="•"/>
      <w:rPr>
        <w:color w:val="3370ff"/>
      </w:rPr>
    </w:lvl>
  </w:abstractNum>
  <w:abstractNum w:abstractNumId="381309">
    <w:lvl>
      <w:numFmt w:val="bullet"/>
      <w:suff w:val="tab"/>
      <w:lvlText w:val="•"/>
      <w:rPr>
        <w:color w:val="3370ff"/>
      </w:rPr>
    </w:lvl>
  </w:abstractNum>
  <w:abstractNum w:abstractNumId="381310">
    <w:lvl>
      <w:numFmt w:val="bullet"/>
      <w:suff w:val="tab"/>
      <w:lvlText w:val="•"/>
      <w:rPr>
        <w:color w:val="3370ff"/>
      </w:rPr>
    </w:lvl>
  </w:abstractNum>
  <w:abstractNum w:abstractNumId="381311">
    <w:lvl>
      <w:numFmt w:val="bullet"/>
      <w:suff w:val="tab"/>
      <w:lvlText w:val="•"/>
      <w:rPr>
        <w:color w:val="3370ff"/>
      </w:rPr>
    </w:lvl>
  </w:abstractNum>
  <w:abstractNum w:abstractNumId="381312">
    <w:lvl>
      <w:numFmt w:val="bullet"/>
      <w:suff w:val="tab"/>
      <w:lvlText w:val="•"/>
      <w:rPr>
        <w:color w:val="3370ff"/>
      </w:rPr>
    </w:lvl>
  </w:abstractNum>
  <w:abstractNum w:abstractNumId="381313">
    <w:lvl>
      <w:numFmt w:val="bullet"/>
      <w:suff w:val="tab"/>
      <w:lvlText w:val="•"/>
      <w:rPr>
        <w:color w:val="3370ff"/>
      </w:rPr>
    </w:lvl>
  </w:abstractNum>
  <w:abstractNum w:abstractNumId="381314">
    <w:lvl>
      <w:numFmt w:val="bullet"/>
      <w:suff w:val="tab"/>
      <w:lvlText w:val="•"/>
      <w:rPr>
        <w:color w:val="3370ff"/>
      </w:rPr>
    </w:lvl>
  </w:abstractNum>
  <w:abstractNum w:abstractNumId="381315">
    <w:lvl>
      <w:numFmt w:val="bullet"/>
      <w:suff w:val="tab"/>
      <w:lvlText w:val="•"/>
      <w:rPr>
        <w:color w:val="3370ff"/>
      </w:rPr>
    </w:lvl>
  </w:abstractNum>
  <w:abstractNum w:abstractNumId="381316">
    <w:lvl>
      <w:numFmt w:val="bullet"/>
      <w:suff w:val="tab"/>
      <w:lvlText w:val="•"/>
      <w:rPr>
        <w:color w:val="3370ff"/>
      </w:rPr>
    </w:lvl>
  </w:abstractNum>
  <w:abstractNum w:abstractNumId="381317">
    <w:lvl>
      <w:numFmt w:val="bullet"/>
      <w:suff w:val="tab"/>
      <w:lvlText w:val="•"/>
      <w:rPr>
        <w:color w:val="3370ff"/>
      </w:rPr>
    </w:lvl>
  </w:abstractNum>
  <w:abstractNum w:abstractNumId="381318">
    <w:lvl>
      <w:numFmt w:val="bullet"/>
      <w:suff w:val="tab"/>
      <w:lvlText w:val="￮"/>
      <w:rPr>
        <w:color w:val="3370ff"/>
      </w:rPr>
    </w:lvl>
  </w:abstractNum>
  <w:abstractNum w:abstractNumId="381319">
    <w:lvl>
      <w:numFmt w:val="bullet"/>
      <w:suff w:val="tab"/>
      <w:lvlText w:val="▪"/>
      <w:rPr>
        <w:color w:val="3370ff"/>
        <w:sz w:val="11"/>
      </w:rPr>
    </w:lvl>
  </w:abstractNum>
  <w:abstractNum w:abstractNumId="381320">
    <w:lvl>
      <w:numFmt w:val="bullet"/>
      <w:suff w:val="tab"/>
      <w:lvlText w:val="▪"/>
      <w:rPr>
        <w:color w:val="3370ff"/>
        <w:sz w:val="11"/>
      </w:rPr>
    </w:lvl>
  </w:abstractNum>
  <w:abstractNum w:abstractNumId="381321">
    <w:lvl>
      <w:numFmt w:val="bullet"/>
      <w:suff w:val="tab"/>
      <w:lvlText w:val="▪"/>
      <w:rPr>
        <w:color w:val="3370ff"/>
        <w:sz w:val="11"/>
      </w:rPr>
    </w:lvl>
  </w:abstractNum>
  <w:abstractNum w:abstractNumId="381322">
    <w:lvl>
      <w:numFmt w:val="bullet"/>
      <w:suff w:val="tab"/>
      <w:lvlText w:val="•"/>
      <w:rPr>
        <w:color w:val="3370ff"/>
      </w:rPr>
    </w:lvl>
  </w:abstractNum>
  <w:abstractNum w:abstractNumId="381323">
    <w:lvl>
      <w:numFmt w:val="bullet"/>
      <w:suff w:val="tab"/>
      <w:lvlText w:val="￮"/>
      <w:rPr>
        <w:color w:val="3370ff"/>
      </w:rPr>
    </w:lvl>
  </w:abstractNum>
  <w:abstractNum w:abstractNumId="381324">
    <w:lvl>
      <w:numFmt w:val="bullet"/>
      <w:suff w:val="tab"/>
      <w:lvlText w:val="▪"/>
      <w:rPr>
        <w:color w:val="3370ff"/>
        <w:sz w:val="11"/>
      </w:rPr>
    </w:lvl>
  </w:abstractNum>
  <w:abstractNum w:abstractNumId="381325">
    <w:lvl>
      <w:numFmt w:val="bullet"/>
      <w:suff w:val="tab"/>
      <w:lvlText w:val="▪"/>
      <w:rPr>
        <w:color w:val="3370ff"/>
        <w:sz w:val="11"/>
      </w:rPr>
    </w:lvl>
  </w:abstractNum>
  <w:abstractNum w:abstractNumId="381326">
    <w:lvl>
      <w:numFmt w:val="bullet"/>
      <w:suff w:val="tab"/>
      <w:lvlText w:val="▪"/>
      <w:rPr>
        <w:color w:val="3370ff"/>
        <w:sz w:val="11"/>
      </w:rPr>
    </w:lvl>
  </w:abstractNum>
  <w:abstractNum w:abstractNumId="381327">
    <w:lvl>
      <w:numFmt w:val="bullet"/>
      <w:suff w:val="tab"/>
      <w:lvlText w:val="▪"/>
      <w:rPr>
        <w:color w:val="3370ff"/>
        <w:sz w:val="11"/>
      </w:rPr>
    </w:lvl>
  </w:abstractNum>
  <w:abstractNum w:abstractNumId="381328">
    <w:lvl>
      <w:numFmt w:val="bullet"/>
      <w:suff w:val="tab"/>
      <w:lvlText w:val="￮"/>
      <w:rPr>
        <w:color w:val="3370ff"/>
      </w:rPr>
    </w:lvl>
  </w:abstractNum>
  <w:abstractNum w:abstractNumId="381329">
    <w:lvl>
      <w:numFmt w:val="bullet"/>
      <w:suff w:val="tab"/>
      <w:lvlText w:val="•"/>
      <w:rPr>
        <w:color w:val="3370ff"/>
      </w:rPr>
    </w:lvl>
  </w:abstractNum>
  <w:abstractNum w:abstractNumId="381330">
    <w:lvl>
      <w:numFmt w:val="bullet"/>
      <w:suff w:val="tab"/>
      <w:lvlText w:val="•"/>
      <w:rPr>
        <w:color w:val="3370ff"/>
      </w:rPr>
    </w:lvl>
  </w:abstractNum>
  <w:abstractNum w:abstractNumId="381331">
    <w:lvl>
      <w:numFmt w:val="bullet"/>
      <w:suff w:val="tab"/>
      <w:lvlText w:val="•"/>
      <w:rPr>
        <w:color w:val="3370ff"/>
      </w:rPr>
    </w:lvl>
  </w:abstractNum>
  <w:abstractNum w:abstractNumId="381332">
    <w:lvl>
      <w:numFmt w:val="bullet"/>
      <w:suff w:val="tab"/>
      <w:lvlText w:val="•"/>
      <w:rPr>
        <w:color w:val="3370ff"/>
      </w:rPr>
    </w:lvl>
  </w:abstractNum>
  <w:abstractNum w:abstractNumId="381333">
    <w:lvl>
      <w:numFmt w:val="bullet"/>
      <w:suff w:val="tab"/>
      <w:lvlText w:val="•"/>
      <w:rPr>
        <w:color w:val="3370ff"/>
      </w:rPr>
    </w:lvl>
  </w:abstractNum>
  <w:abstractNum w:abstractNumId="381334">
    <w:lvl>
      <w:numFmt w:val="bullet"/>
      <w:suff w:val="tab"/>
      <w:lvlText w:val="•"/>
      <w:rPr>
        <w:color w:val="3370ff"/>
      </w:rPr>
    </w:lvl>
  </w:abstractNum>
  <w:abstractNum w:abstractNumId="381335">
    <w:lvl>
      <w:numFmt w:val="bullet"/>
      <w:suff w:val="tab"/>
      <w:lvlText w:val="•"/>
      <w:rPr>
        <w:color w:val="3370ff"/>
      </w:rPr>
    </w:lvl>
  </w:abstractNum>
  <w:abstractNum w:abstractNumId="381336">
    <w:lvl>
      <w:numFmt w:val="bullet"/>
      <w:suff w:val="tab"/>
      <w:lvlText w:val="•"/>
      <w:rPr>
        <w:color w:val="3370ff"/>
      </w:rPr>
    </w:lvl>
  </w:abstractNum>
  <w:abstractNum w:abstractNumId="381337">
    <w:lvl>
      <w:numFmt w:val="bullet"/>
      <w:suff w:val="tab"/>
      <w:lvlText w:val="•"/>
      <w:rPr>
        <w:color w:val="3370ff"/>
      </w:rPr>
    </w:lvl>
  </w:abstractNum>
  <w:abstractNum w:abstractNumId="381338">
    <w:lvl>
      <w:numFmt w:val="bullet"/>
      <w:suff w:val="tab"/>
      <w:lvlText w:val="￮"/>
      <w:rPr>
        <w:color w:val="3370ff"/>
      </w:rPr>
    </w:lvl>
  </w:abstractNum>
  <w:abstractNum w:abstractNumId="381339">
    <w:lvl>
      <w:numFmt w:val="bullet"/>
      <w:suff w:val="tab"/>
      <w:lvlText w:val="￮"/>
      <w:rPr>
        <w:color w:val="3370ff"/>
      </w:rPr>
    </w:lvl>
  </w:abstractNum>
  <w:abstractNum w:abstractNumId="381340">
    <w:lvl>
      <w:numFmt w:val="bullet"/>
      <w:suff w:val="tab"/>
      <w:lvlText w:val="￮"/>
      <w:rPr>
        <w:color w:val="3370ff"/>
      </w:rPr>
    </w:lvl>
  </w:abstractNum>
  <w:abstractNum w:abstractNumId="381341">
    <w:lvl>
      <w:numFmt w:val="bullet"/>
      <w:suff w:val="tab"/>
      <w:lvlText w:val="•"/>
      <w:rPr>
        <w:color w:val="3370ff"/>
      </w:rPr>
    </w:lvl>
  </w:abstractNum>
  <w:abstractNum w:abstractNumId="381342">
    <w:lvl>
      <w:numFmt w:val="bullet"/>
      <w:suff w:val="tab"/>
      <w:lvlText w:val="•"/>
      <w:rPr>
        <w:color w:val="3370ff"/>
      </w:rPr>
    </w:lvl>
  </w:abstractNum>
  <w:abstractNum w:abstractNumId="381343">
    <w:lvl>
      <w:numFmt w:val="bullet"/>
      <w:suff w:val="tab"/>
      <w:lvlText w:val="•"/>
      <w:rPr>
        <w:color w:val="3370ff"/>
      </w:rPr>
    </w:lvl>
  </w:abstractNum>
  <w:abstractNum w:abstractNumId="381344">
    <w:lvl>
      <w:numFmt w:val="bullet"/>
      <w:suff w:val="tab"/>
      <w:lvlText w:val="•"/>
      <w:rPr>
        <w:color w:val="3370ff"/>
      </w:rPr>
    </w:lvl>
  </w:abstractNum>
  <w:abstractNum w:abstractNumId="381345">
    <w:lvl>
      <w:numFmt w:val="bullet"/>
      <w:suff w:val="tab"/>
      <w:lvlText w:val="•"/>
      <w:rPr>
        <w:color w:val="3370ff"/>
      </w:rPr>
    </w:lvl>
  </w:abstractNum>
  <w:abstractNum w:abstractNumId="381346">
    <w:lvl>
      <w:numFmt w:val="bullet"/>
      <w:suff w:val="tab"/>
      <w:lvlText w:val="•"/>
      <w:rPr>
        <w:color w:val="3370ff"/>
      </w:rPr>
    </w:lvl>
  </w:abstractNum>
  <w:abstractNum w:abstractNumId="381347">
    <w:lvl>
      <w:numFmt w:val="bullet"/>
      <w:suff w:val="tab"/>
      <w:lvlText w:val="•"/>
      <w:rPr>
        <w:color w:val="3370ff"/>
      </w:rPr>
    </w:lvl>
  </w:abstractNum>
  <w:abstractNum w:abstractNumId="381348">
    <w:lvl>
      <w:numFmt w:val="bullet"/>
      <w:suff w:val="tab"/>
      <w:lvlText w:val="•"/>
      <w:rPr>
        <w:color w:val="3370ff"/>
      </w:rPr>
    </w:lvl>
  </w:abstractNum>
  <w:abstractNum w:abstractNumId="381349">
    <w:lvl>
      <w:numFmt w:val="bullet"/>
      <w:suff w:val="tab"/>
      <w:lvlText w:val="•"/>
      <w:rPr>
        <w:color w:val="3370ff"/>
      </w:rPr>
    </w:lvl>
  </w:abstractNum>
  <w:abstractNum w:abstractNumId="381350">
    <w:lvl>
      <w:numFmt w:val="bullet"/>
      <w:suff w:val="tab"/>
      <w:lvlText w:val="•"/>
      <w:rPr>
        <w:color w:val="3370ff"/>
      </w:rPr>
    </w:lvl>
  </w:abstractNum>
  <w:abstractNum w:abstractNumId="381351">
    <w:lvl>
      <w:numFmt w:val="bullet"/>
      <w:suff w:val="tab"/>
      <w:lvlText w:val="•"/>
      <w:rPr>
        <w:color w:val="3370ff"/>
      </w:rPr>
    </w:lvl>
  </w:abstractNum>
  <w:abstractNum w:abstractNumId="381352">
    <w:lvl>
      <w:numFmt w:val="bullet"/>
      <w:suff w:val="tab"/>
      <w:lvlText w:val="•"/>
      <w:rPr>
        <w:color w:val="3370ff"/>
      </w:rPr>
    </w:lvl>
  </w:abstractNum>
  <w:abstractNum w:abstractNumId="381353">
    <w:lvl>
      <w:numFmt w:val="bullet"/>
      <w:suff w:val="tab"/>
      <w:lvlText w:val="•"/>
      <w:rPr>
        <w:color w:val="3370ff"/>
      </w:rPr>
    </w:lvl>
  </w:abstractNum>
  <w:abstractNum w:abstractNumId="381354">
    <w:lvl>
      <w:numFmt w:val="bullet"/>
      <w:suff w:val="tab"/>
      <w:lvlText w:val="￮"/>
      <w:rPr>
        <w:color w:val="3370ff"/>
      </w:rPr>
    </w:lvl>
  </w:abstractNum>
  <w:abstractNum w:abstractNumId="381355">
    <w:lvl>
      <w:numFmt w:val="bullet"/>
      <w:suff w:val="tab"/>
      <w:lvlText w:val="￮"/>
      <w:rPr>
        <w:color w:val="3370ff"/>
      </w:rPr>
    </w:lvl>
  </w:abstractNum>
  <w:abstractNum w:abstractNumId="381356">
    <w:lvl>
      <w:numFmt w:val="bullet"/>
      <w:suff w:val="tab"/>
      <w:lvlText w:val="•"/>
      <w:rPr>
        <w:color w:val="3370ff"/>
      </w:rPr>
    </w:lvl>
  </w:abstractNum>
  <w:abstractNum w:abstractNumId="381357">
    <w:lvl>
      <w:numFmt w:val="bullet"/>
      <w:suff w:val="tab"/>
      <w:lvlText w:val="￮"/>
      <w:rPr>
        <w:color w:val="3370ff"/>
      </w:rPr>
    </w:lvl>
  </w:abstractNum>
  <w:abstractNum w:abstractNumId="381358">
    <w:lvl>
      <w:numFmt w:val="bullet"/>
      <w:suff w:val="tab"/>
      <w:lvlText w:val="￮"/>
      <w:rPr>
        <w:color w:val="3370ff"/>
      </w:rPr>
    </w:lvl>
  </w:abstractNum>
  <w:abstractNum w:abstractNumId="381359">
    <w:lvl>
      <w:start w:val="1"/>
      <w:numFmt w:val="decimal"/>
      <w:suff w:val="tab"/>
      <w:lvlText w:val="%1."/>
      <w:rPr>
        <w:color w:val="3370ff"/>
      </w:rPr>
    </w:lvl>
  </w:abstractNum>
  <w:abstractNum w:abstractNumId="381360">
    <w:lvl>
      <w:start w:val="2"/>
      <w:numFmt w:val="decimal"/>
      <w:suff w:val="tab"/>
      <w:lvlText w:val="%1."/>
      <w:rPr>
        <w:color w:val="3370ff"/>
      </w:rPr>
    </w:lvl>
  </w:abstractNum>
  <w:abstractNum w:abstractNumId="381361">
    <w:lvl>
      <w:start w:val="3"/>
      <w:numFmt w:val="decimal"/>
      <w:suff w:val="tab"/>
      <w:lvlText w:val="%1."/>
      <w:rPr>
        <w:color w:val="3370ff"/>
      </w:rPr>
    </w:lvl>
  </w:abstractNum>
  <w:abstractNum w:abstractNumId="381362">
    <w:lvl>
      <w:start w:val="4"/>
      <w:numFmt w:val="decimal"/>
      <w:suff w:val="tab"/>
      <w:lvlText w:val="%1."/>
      <w:rPr>
        <w:color w:val="3370ff"/>
      </w:rPr>
    </w:lvl>
  </w:abstractNum>
  <w:abstractNum w:abstractNumId="381363">
    <w:lvl>
      <w:start w:val="1"/>
      <w:numFmt w:val="decimal"/>
      <w:suff w:val="tab"/>
      <w:lvlText w:val="%1."/>
      <w:rPr>
        <w:color w:val="3370ff"/>
      </w:rPr>
    </w:lvl>
  </w:abstractNum>
  <w:abstractNum w:abstractNumId="381364">
    <w:lvl>
      <w:start w:val="2"/>
      <w:numFmt w:val="decimal"/>
      <w:suff w:val="tab"/>
      <w:lvlText w:val="%1."/>
      <w:rPr>
        <w:color w:val="3370ff"/>
      </w:rPr>
    </w:lvl>
  </w:abstractNum>
  <w:abstractNum w:abstractNumId="381365">
    <w:lvl>
      <w:start w:val="3"/>
      <w:numFmt w:val="decimal"/>
      <w:suff w:val="tab"/>
      <w:lvlText w:val="%1."/>
      <w:rPr>
        <w:color w:val="3370ff"/>
      </w:rPr>
    </w:lvl>
  </w:abstractNum>
  <w:abstractNum w:abstractNumId="38136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81049"/>
  </w:num>
  <w:num w:numId="2">
    <w:abstractNumId w:val="381050"/>
  </w:num>
  <w:num w:numId="3">
    <w:abstractNumId w:val="381051"/>
  </w:num>
  <w:num w:numId="4">
    <w:abstractNumId w:val="381052"/>
  </w:num>
  <w:num w:numId="5">
    <w:abstractNumId w:val="381053"/>
  </w:num>
  <w:num w:numId="6">
    <w:abstractNumId w:val="381054"/>
  </w:num>
  <w:num w:numId="7">
    <w:abstractNumId w:val="381055"/>
  </w:num>
  <w:num w:numId="8">
    <w:abstractNumId w:val="381056"/>
  </w:num>
  <w:num w:numId="9">
    <w:abstractNumId w:val="381057"/>
  </w:num>
  <w:num w:numId="10">
    <w:abstractNumId w:val="381058"/>
  </w:num>
  <w:num w:numId="11">
    <w:abstractNumId w:val="381059"/>
  </w:num>
  <w:num w:numId="12">
    <w:abstractNumId w:val="381060"/>
  </w:num>
  <w:num w:numId="13">
    <w:abstractNumId w:val="381061"/>
  </w:num>
  <w:num w:numId="14">
    <w:abstractNumId w:val="381062"/>
  </w:num>
  <w:num w:numId="15">
    <w:abstractNumId w:val="381063"/>
  </w:num>
  <w:num w:numId="16">
    <w:abstractNumId w:val="381064"/>
  </w:num>
  <w:num w:numId="17">
    <w:abstractNumId w:val="381065"/>
  </w:num>
  <w:num w:numId="18">
    <w:abstractNumId w:val="381066"/>
  </w:num>
  <w:num w:numId="19">
    <w:abstractNumId w:val="381067"/>
  </w:num>
  <w:num w:numId="20">
    <w:abstractNumId w:val="381068"/>
  </w:num>
  <w:num w:numId="21">
    <w:abstractNumId w:val="381069"/>
  </w:num>
  <w:num w:numId="22">
    <w:abstractNumId w:val="381070"/>
  </w:num>
  <w:num w:numId="23">
    <w:abstractNumId w:val="381071"/>
  </w:num>
  <w:num w:numId="24">
    <w:abstractNumId w:val="381072"/>
  </w:num>
  <w:num w:numId="25">
    <w:abstractNumId w:val="381073"/>
  </w:num>
  <w:num w:numId="26">
    <w:abstractNumId w:val="381074"/>
  </w:num>
  <w:num w:numId="27">
    <w:abstractNumId w:val="381075"/>
  </w:num>
  <w:num w:numId="28">
    <w:abstractNumId w:val="381076"/>
  </w:num>
  <w:num w:numId="29">
    <w:abstractNumId w:val="381077"/>
  </w:num>
  <w:num w:numId="30">
    <w:abstractNumId w:val="381078"/>
  </w:num>
  <w:num w:numId="31">
    <w:abstractNumId w:val="381079"/>
  </w:num>
  <w:num w:numId="32">
    <w:abstractNumId w:val="381080"/>
  </w:num>
  <w:num w:numId="33">
    <w:abstractNumId w:val="381081"/>
  </w:num>
  <w:num w:numId="34">
    <w:abstractNumId w:val="381082"/>
  </w:num>
  <w:num w:numId="35">
    <w:abstractNumId w:val="381083"/>
  </w:num>
  <w:num w:numId="36">
    <w:abstractNumId w:val="381084"/>
  </w:num>
  <w:num w:numId="37">
    <w:abstractNumId w:val="381085"/>
  </w:num>
  <w:num w:numId="38">
    <w:abstractNumId w:val="381086"/>
  </w:num>
  <w:num w:numId="39">
    <w:abstractNumId w:val="381087"/>
  </w:num>
  <w:num w:numId="40">
    <w:abstractNumId w:val="381088"/>
  </w:num>
  <w:num w:numId="41">
    <w:abstractNumId w:val="381089"/>
  </w:num>
  <w:num w:numId="42">
    <w:abstractNumId w:val="381090"/>
  </w:num>
  <w:num w:numId="43">
    <w:abstractNumId w:val="381091"/>
  </w:num>
  <w:num w:numId="44">
    <w:abstractNumId w:val="381092"/>
  </w:num>
  <w:num w:numId="45">
    <w:abstractNumId w:val="381093"/>
  </w:num>
  <w:num w:numId="46">
    <w:abstractNumId w:val="381094"/>
  </w:num>
  <w:num w:numId="47">
    <w:abstractNumId w:val="381095"/>
  </w:num>
  <w:num w:numId="48">
    <w:abstractNumId w:val="381096"/>
  </w:num>
  <w:num w:numId="49">
    <w:abstractNumId w:val="381097"/>
  </w:num>
  <w:num w:numId="50">
    <w:abstractNumId w:val="381098"/>
  </w:num>
  <w:num w:numId="51">
    <w:abstractNumId w:val="381099"/>
  </w:num>
  <w:num w:numId="52">
    <w:abstractNumId w:val="381100"/>
  </w:num>
  <w:num w:numId="53">
    <w:abstractNumId w:val="381101"/>
  </w:num>
  <w:num w:numId="54">
    <w:abstractNumId w:val="381102"/>
  </w:num>
  <w:num w:numId="55">
    <w:abstractNumId w:val="381103"/>
  </w:num>
  <w:num w:numId="56">
    <w:abstractNumId w:val="381104"/>
  </w:num>
  <w:num w:numId="57">
    <w:abstractNumId w:val="381105"/>
  </w:num>
  <w:num w:numId="58">
    <w:abstractNumId w:val="381106"/>
  </w:num>
  <w:num w:numId="59">
    <w:abstractNumId w:val="381107"/>
  </w:num>
  <w:num w:numId="60">
    <w:abstractNumId w:val="381108"/>
  </w:num>
  <w:num w:numId="61">
    <w:abstractNumId w:val="381109"/>
  </w:num>
  <w:num w:numId="62">
    <w:abstractNumId w:val="381110"/>
  </w:num>
  <w:num w:numId="63">
    <w:abstractNumId w:val="381111"/>
  </w:num>
  <w:num w:numId="64">
    <w:abstractNumId w:val="381112"/>
  </w:num>
  <w:num w:numId="65">
    <w:abstractNumId w:val="381113"/>
  </w:num>
  <w:num w:numId="66">
    <w:abstractNumId w:val="381114"/>
  </w:num>
  <w:num w:numId="67">
    <w:abstractNumId w:val="381115"/>
  </w:num>
  <w:num w:numId="68">
    <w:abstractNumId w:val="381116"/>
  </w:num>
  <w:num w:numId="69">
    <w:abstractNumId w:val="381117"/>
  </w:num>
  <w:num w:numId="70">
    <w:abstractNumId w:val="381118"/>
  </w:num>
  <w:num w:numId="71">
    <w:abstractNumId w:val="381119"/>
  </w:num>
  <w:num w:numId="72">
    <w:abstractNumId w:val="381120"/>
  </w:num>
  <w:num w:numId="73">
    <w:abstractNumId w:val="381121"/>
  </w:num>
  <w:num w:numId="74">
    <w:abstractNumId w:val="381122"/>
  </w:num>
  <w:num w:numId="75">
    <w:abstractNumId w:val="381123"/>
  </w:num>
  <w:num w:numId="76">
    <w:abstractNumId w:val="381124"/>
  </w:num>
  <w:num w:numId="77">
    <w:abstractNumId w:val="381125"/>
  </w:num>
  <w:num w:numId="78">
    <w:abstractNumId w:val="381126"/>
  </w:num>
  <w:num w:numId="79">
    <w:abstractNumId w:val="381127"/>
  </w:num>
  <w:num w:numId="80">
    <w:abstractNumId w:val="381128"/>
  </w:num>
  <w:num w:numId="81">
    <w:abstractNumId w:val="381129"/>
  </w:num>
  <w:num w:numId="82">
    <w:abstractNumId w:val="381130"/>
  </w:num>
  <w:num w:numId="83">
    <w:abstractNumId w:val="381131"/>
  </w:num>
  <w:num w:numId="84">
    <w:abstractNumId w:val="381132"/>
  </w:num>
  <w:num w:numId="85">
    <w:abstractNumId w:val="381133"/>
  </w:num>
  <w:num w:numId="86">
    <w:abstractNumId w:val="381134"/>
  </w:num>
  <w:num w:numId="87">
    <w:abstractNumId w:val="381135"/>
  </w:num>
  <w:num w:numId="88">
    <w:abstractNumId w:val="381136"/>
  </w:num>
  <w:num w:numId="89">
    <w:abstractNumId w:val="381137"/>
  </w:num>
  <w:num w:numId="90">
    <w:abstractNumId w:val="381138"/>
  </w:num>
  <w:num w:numId="91">
    <w:abstractNumId w:val="381139"/>
  </w:num>
  <w:num w:numId="92">
    <w:abstractNumId w:val="381140"/>
  </w:num>
  <w:num w:numId="93">
    <w:abstractNumId w:val="381141"/>
  </w:num>
  <w:num w:numId="94">
    <w:abstractNumId w:val="381142"/>
  </w:num>
  <w:num w:numId="95">
    <w:abstractNumId w:val="381143"/>
  </w:num>
  <w:num w:numId="96">
    <w:abstractNumId w:val="381144"/>
  </w:num>
  <w:num w:numId="97">
    <w:abstractNumId w:val="381145"/>
  </w:num>
  <w:num w:numId="98">
    <w:abstractNumId w:val="381146"/>
  </w:num>
  <w:num w:numId="99">
    <w:abstractNumId w:val="381147"/>
  </w:num>
  <w:num w:numId="100">
    <w:abstractNumId w:val="381148"/>
  </w:num>
  <w:num w:numId="101">
    <w:abstractNumId w:val="381149"/>
  </w:num>
  <w:num w:numId="102">
    <w:abstractNumId w:val="381150"/>
  </w:num>
  <w:num w:numId="103">
    <w:abstractNumId w:val="381151"/>
  </w:num>
  <w:num w:numId="104">
    <w:abstractNumId w:val="381152"/>
  </w:num>
  <w:num w:numId="105">
    <w:abstractNumId w:val="381153"/>
  </w:num>
  <w:num w:numId="106">
    <w:abstractNumId w:val="381154"/>
  </w:num>
  <w:num w:numId="107">
    <w:abstractNumId w:val="381155"/>
  </w:num>
  <w:num w:numId="108">
    <w:abstractNumId w:val="381156"/>
  </w:num>
  <w:num w:numId="109">
    <w:abstractNumId w:val="381157"/>
  </w:num>
  <w:num w:numId="110">
    <w:abstractNumId w:val="381158"/>
  </w:num>
  <w:num w:numId="111">
    <w:abstractNumId w:val="381159"/>
  </w:num>
  <w:num w:numId="112">
    <w:abstractNumId w:val="381160"/>
  </w:num>
  <w:num w:numId="113">
    <w:abstractNumId w:val="381161"/>
  </w:num>
  <w:num w:numId="114">
    <w:abstractNumId w:val="381162"/>
  </w:num>
  <w:num w:numId="115">
    <w:abstractNumId w:val="381163"/>
  </w:num>
  <w:num w:numId="116">
    <w:abstractNumId w:val="381164"/>
  </w:num>
  <w:num w:numId="117">
    <w:abstractNumId w:val="381165"/>
  </w:num>
  <w:num w:numId="118">
    <w:abstractNumId w:val="381166"/>
  </w:num>
  <w:num w:numId="119">
    <w:abstractNumId w:val="381167"/>
  </w:num>
  <w:num w:numId="120">
    <w:abstractNumId w:val="381168"/>
  </w:num>
  <w:num w:numId="121">
    <w:abstractNumId w:val="381169"/>
  </w:num>
  <w:num w:numId="122">
    <w:abstractNumId w:val="381170"/>
  </w:num>
  <w:num w:numId="123">
    <w:abstractNumId w:val="381171"/>
  </w:num>
  <w:num w:numId="124">
    <w:abstractNumId w:val="381172"/>
  </w:num>
  <w:num w:numId="125">
    <w:abstractNumId w:val="381173"/>
  </w:num>
  <w:num w:numId="126">
    <w:abstractNumId w:val="381174"/>
  </w:num>
  <w:num w:numId="127">
    <w:abstractNumId w:val="381175"/>
  </w:num>
  <w:num w:numId="128">
    <w:abstractNumId w:val="381176"/>
  </w:num>
  <w:num w:numId="129">
    <w:abstractNumId w:val="381177"/>
  </w:num>
  <w:num w:numId="130">
    <w:abstractNumId w:val="381178"/>
  </w:num>
  <w:num w:numId="131">
    <w:abstractNumId w:val="381179"/>
  </w:num>
  <w:num w:numId="132">
    <w:abstractNumId w:val="381180"/>
  </w:num>
  <w:num w:numId="133">
    <w:abstractNumId w:val="381181"/>
  </w:num>
  <w:num w:numId="134">
    <w:abstractNumId w:val="381182"/>
  </w:num>
  <w:num w:numId="135">
    <w:abstractNumId w:val="381183"/>
  </w:num>
  <w:num w:numId="136">
    <w:abstractNumId w:val="381184"/>
  </w:num>
  <w:num w:numId="137">
    <w:abstractNumId w:val="381185"/>
  </w:num>
  <w:num w:numId="138">
    <w:abstractNumId w:val="381186"/>
  </w:num>
  <w:num w:numId="139">
    <w:abstractNumId w:val="381187"/>
  </w:num>
  <w:num w:numId="140">
    <w:abstractNumId w:val="381188"/>
  </w:num>
  <w:num w:numId="141">
    <w:abstractNumId w:val="381189"/>
  </w:num>
  <w:num w:numId="142">
    <w:abstractNumId w:val="381190"/>
  </w:num>
  <w:num w:numId="143">
    <w:abstractNumId w:val="381191"/>
  </w:num>
  <w:num w:numId="144">
    <w:abstractNumId w:val="381192"/>
  </w:num>
  <w:num w:numId="145">
    <w:abstractNumId w:val="381193"/>
  </w:num>
  <w:num w:numId="146">
    <w:abstractNumId w:val="381194"/>
  </w:num>
  <w:num w:numId="147">
    <w:abstractNumId w:val="381195"/>
  </w:num>
  <w:num w:numId="148">
    <w:abstractNumId w:val="381196"/>
  </w:num>
  <w:num w:numId="149">
    <w:abstractNumId w:val="381197"/>
  </w:num>
  <w:num w:numId="150">
    <w:abstractNumId w:val="381198"/>
  </w:num>
  <w:num w:numId="151">
    <w:abstractNumId w:val="381199"/>
  </w:num>
  <w:num w:numId="152">
    <w:abstractNumId w:val="381200"/>
  </w:num>
  <w:num w:numId="153">
    <w:abstractNumId w:val="381201"/>
  </w:num>
  <w:num w:numId="154">
    <w:abstractNumId w:val="381202"/>
  </w:num>
  <w:num w:numId="155">
    <w:abstractNumId w:val="381203"/>
  </w:num>
  <w:num w:numId="156">
    <w:abstractNumId w:val="381204"/>
  </w:num>
  <w:num w:numId="157">
    <w:abstractNumId w:val="381205"/>
  </w:num>
  <w:num w:numId="158">
    <w:abstractNumId w:val="381206"/>
  </w:num>
  <w:num w:numId="159">
    <w:abstractNumId w:val="381207"/>
  </w:num>
  <w:num w:numId="160">
    <w:abstractNumId w:val="381208"/>
  </w:num>
  <w:num w:numId="161">
    <w:abstractNumId w:val="381209"/>
  </w:num>
  <w:num w:numId="162">
    <w:abstractNumId w:val="381210"/>
  </w:num>
  <w:num w:numId="163">
    <w:abstractNumId w:val="381211"/>
  </w:num>
  <w:num w:numId="164">
    <w:abstractNumId w:val="381212"/>
  </w:num>
  <w:num w:numId="165">
    <w:abstractNumId w:val="381213"/>
  </w:num>
  <w:num w:numId="166">
    <w:abstractNumId w:val="381214"/>
  </w:num>
  <w:num w:numId="167">
    <w:abstractNumId w:val="381215"/>
  </w:num>
  <w:num w:numId="168">
    <w:abstractNumId w:val="381216"/>
  </w:num>
  <w:num w:numId="169">
    <w:abstractNumId w:val="381217"/>
  </w:num>
  <w:num w:numId="170">
    <w:abstractNumId w:val="381218"/>
  </w:num>
  <w:num w:numId="171">
    <w:abstractNumId w:val="381219"/>
  </w:num>
  <w:num w:numId="172">
    <w:abstractNumId w:val="381220"/>
  </w:num>
  <w:num w:numId="173">
    <w:abstractNumId w:val="381221"/>
  </w:num>
  <w:num w:numId="174">
    <w:abstractNumId w:val="381222"/>
  </w:num>
  <w:num w:numId="175">
    <w:abstractNumId w:val="381223"/>
  </w:num>
  <w:num w:numId="176">
    <w:abstractNumId w:val="381224"/>
  </w:num>
  <w:num w:numId="177">
    <w:abstractNumId w:val="381225"/>
  </w:num>
  <w:num w:numId="178">
    <w:abstractNumId w:val="381226"/>
  </w:num>
  <w:num w:numId="179">
    <w:abstractNumId w:val="381227"/>
  </w:num>
  <w:num w:numId="180">
    <w:abstractNumId w:val="381228"/>
  </w:num>
  <w:num w:numId="181">
    <w:abstractNumId w:val="381229"/>
  </w:num>
  <w:num w:numId="182">
    <w:abstractNumId w:val="381230"/>
  </w:num>
  <w:num w:numId="183">
    <w:abstractNumId w:val="381231"/>
  </w:num>
  <w:num w:numId="184">
    <w:abstractNumId w:val="381232"/>
  </w:num>
  <w:num w:numId="185">
    <w:abstractNumId w:val="381233"/>
  </w:num>
  <w:num w:numId="186">
    <w:abstractNumId w:val="381234"/>
  </w:num>
  <w:num w:numId="187">
    <w:abstractNumId w:val="381235"/>
  </w:num>
  <w:num w:numId="188">
    <w:abstractNumId w:val="381236"/>
  </w:num>
  <w:num w:numId="189">
    <w:abstractNumId w:val="381237"/>
  </w:num>
  <w:num w:numId="190">
    <w:abstractNumId w:val="381238"/>
  </w:num>
  <w:num w:numId="191">
    <w:abstractNumId w:val="381239"/>
  </w:num>
  <w:num w:numId="192">
    <w:abstractNumId w:val="381240"/>
  </w:num>
  <w:num w:numId="193">
    <w:abstractNumId w:val="381241"/>
  </w:num>
  <w:num w:numId="194">
    <w:abstractNumId w:val="381242"/>
  </w:num>
  <w:num w:numId="195">
    <w:abstractNumId w:val="381243"/>
  </w:num>
  <w:num w:numId="196">
    <w:abstractNumId w:val="381244"/>
  </w:num>
  <w:num w:numId="197">
    <w:abstractNumId w:val="381245"/>
  </w:num>
  <w:num w:numId="198">
    <w:abstractNumId w:val="381246"/>
  </w:num>
  <w:num w:numId="199">
    <w:abstractNumId w:val="381247"/>
  </w:num>
  <w:num w:numId="200">
    <w:abstractNumId w:val="381248"/>
  </w:num>
  <w:num w:numId="201">
    <w:abstractNumId w:val="381249"/>
  </w:num>
  <w:num w:numId="202">
    <w:abstractNumId w:val="381250"/>
  </w:num>
  <w:num w:numId="203">
    <w:abstractNumId w:val="381251"/>
  </w:num>
  <w:num w:numId="204">
    <w:abstractNumId w:val="381252"/>
  </w:num>
  <w:num w:numId="205">
    <w:abstractNumId w:val="381253"/>
  </w:num>
  <w:num w:numId="206">
    <w:abstractNumId w:val="381254"/>
  </w:num>
  <w:num w:numId="207">
    <w:abstractNumId w:val="381255"/>
  </w:num>
  <w:num w:numId="208">
    <w:abstractNumId w:val="381256"/>
  </w:num>
  <w:num w:numId="209">
    <w:abstractNumId w:val="381257"/>
  </w:num>
  <w:num w:numId="210">
    <w:abstractNumId w:val="381258"/>
  </w:num>
  <w:num w:numId="211">
    <w:abstractNumId w:val="381259"/>
  </w:num>
  <w:num w:numId="212">
    <w:abstractNumId w:val="381260"/>
  </w:num>
  <w:num w:numId="213">
    <w:abstractNumId w:val="381261"/>
  </w:num>
  <w:num w:numId="214">
    <w:abstractNumId w:val="381262"/>
  </w:num>
  <w:num w:numId="215">
    <w:abstractNumId w:val="381263"/>
  </w:num>
  <w:num w:numId="216">
    <w:abstractNumId w:val="381264"/>
  </w:num>
  <w:num w:numId="217">
    <w:abstractNumId w:val="381265"/>
  </w:num>
  <w:num w:numId="218">
    <w:abstractNumId w:val="381266"/>
  </w:num>
  <w:num w:numId="219">
    <w:abstractNumId w:val="381267"/>
  </w:num>
  <w:num w:numId="220">
    <w:abstractNumId w:val="381268"/>
  </w:num>
  <w:num w:numId="221">
    <w:abstractNumId w:val="381269"/>
  </w:num>
  <w:num w:numId="222">
    <w:abstractNumId w:val="381270"/>
  </w:num>
  <w:num w:numId="223">
    <w:abstractNumId w:val="381271"/>
  </w:num>
  <w:num w:numId="224">
    <w:abstractNumId w:val="381272"/>
  </w:num>
  <w:num w:numId="225">
    <w:abstractNumId w:val="381273"/>
  </w:num>
  <w:num w:numId="226">
    <w:abstractNumId w:val="381274"/>
  </w:num>
  <w:num w:numId="227">
    <w:abstractNumId w:val="381275"/>
  </w:num>
  <w:num w:numId="228">
    <w:abstractNumId w:val="381276"/>
  </w:num>
  <w:num w:numId="229">
    <w:abstractNumId w:val="381277"/>
  </w:num>
  <w:num w:numId="230">
    <w:abstractNumId w:val="381278"/>
  </w:num>
  <w:num w:numId="231">
    <w:abstractNumId w:val="381279"/>
  </w:num>
  <w:num w:numId="232">
    <w:abstractNumId w:val="381280"/>
  </w:num>
  <w:num w:numId="233">
    <w:abstractNumId w:val="381281"/>
  </w:num>
  <w:num w:numId="234">
    <w:abstractNumId w:val="381282"/>
  </w:num>
  <w:num w:numId="235">
    <w:abstractNumId w:val="381283"/>
  </w:num>
  <w:num w:numId="236">
    <w:abstractNumId w:val="381284"/>
  </w:num>
  <w:num w:numId="237">
    <w:abstractNumId w:val="381285"/>
  </w:num>
  <w:num w:numId="238">
    <w:abstractNumId w:val="381286"/>
  </w:num>
  <w:num w:numId="239">
    <w:abstractNumId w:val="381287"/>
  </w:num>
  <w:num w:numId="240">
    <w:abstractNumId w:val="381288"/>
  </w:num>
  <w:num w:numId="241">
    <w:abstractNumId w:val="381289"/>
  </w:num>
  <w:num w:numId="242">
    <w:abstractNumId w:val="381290"/>
  </w:num>
  <w:num w:numId="243">
    <w:abstractNumId w:val="381291"/>
  </w:num>
  <w:num w:numId="244">
    <w:abstractNumId w:val="381292"/>
  </w:num>
  <w:num w:numId="245">
    <w:abstractNumId w:val="381293"/>
  </w:num>
  <w:num w:numId="246">
    <w:abstractNumId w:val="381294"/>
  </w:num>
  <w:num w:numId="247">
    <w:abstractNumId w:val="381295"/>
  </w:num>
  <w:num w:numId="248">
    <w:abstractNumId w:val="381296"/>
  </w:num>
  <w:num w:numId="249">
    <w:abstractNumId w:val="381297"/>
  </w:num>
  <w:num w:numId="250">
    <w:abstractNumId w:val="381298"/>
  </w:num>
  <w:num w:numId="251">
    <w:abstractNumId w:val="381299"/>
  </w:num>
  <w:num w:numId="252">
    <w:abstractNumId w:val="381300"/>
  </w:num>
  <w:num w:numId="253">
    <w:abstractNumId w:val="381301"/>
  </w:num>
  <w:num w:numId="254">
    <w:abstractNumId w:val="381302"/>
  </w:num>
  <w:num w:numId="255">
    <w:abstractNumId w:val="381303"/>
  </w:num>
  <w:num w:numId="256">
    <w:abstractNumId w:val="381304"/>
  </w:num>
  <w:num w:numId="257">
    <w:abstractNumId w:val="381305"/>
  </w:num>
  <w:num w:numId="258">
    <w:abstractNumId w:val="381306"/>
  </w:num>
  <w:num w:numId="259">
    <w:abstractNumId w:val="381307"/>
  </w:num>
  <w:num w:numId="260">
    <w:abstractNumId w:val="381308"/>
  </w:num>
  <w:num w:numId="261">
    <w:abstractNumId w:val="381309"/>
  </w:num>
  <w:num w:numId="262">
    <w:abstractNumId w:val="381310"/>
  </w:num>
  <w:num w:numId="263">
    <w:abstractNumId w:val="381311"/>
  </w:num>
  <w:num w:numId="264">
    <w:abstractNumId w:val="381312"/>
  </w:num>
  <w:num w:numId="265">
    <w:abstractNumId w:val="381313"/>
  </w:num>
  <w:num w:numId="266">
    <w:abstractNumId w:val="381314"/>
  </w:num>
  <w:num w:numId="267">
    <w:abstractNumId w:val="381315"/>
  </w:num>
  <w:num w:numId="268">
    <w:abstractNumId w:val="381316"/>
  </w:num>
  <w:num w:numId="269">
    <w:abstractNumId w:val="381317"/>
  </w:num>
  <w:num w:numId="270">
    <w:abstractNumId w:val="381318"/>
  </w:num>
  <w:num w:numId="271">
    <w:abstractNumId w:val="381319"/>
  </w:num>
  <w:num w:numId="272">
    <w:abstractNumId w:val="381320"/>
  </w:num>
  <w:num w:numId="273">
    <w:abstractNumId w:val="381321"/>
  </w:num>
  <w:num w:numId="274">
    <w:abstractNumId w:val="381322"/>
  </w:num>
  <w:num w:numId="275">
    <w:abstractNumId w:val="381323"/>
  </w:num>
  <w:num w:numId="276">
    <w:abstractNumId w:val="381324"/>
  </w:num>
  <w:num w:numId="277">
    <w:abstractNumId w:val="381325"/>
  </w:num>
  <w:num w:numId="278">
    <w:abstractNumId w:val="381326"/>
  </w:num>
  <w:num w:numId="279">
    <w:abstractNumId w:val="381327"/>
  </w:num>
  <w:num w:numId="280">
    <w:abstractNumId w:val="381328"/>
  </w:num>
  <w:num w:numId="281">
    <w:abstractNumId w:val="381329"/>
  </w:num>
  <w:num w:numId="282">
    <w:abstractNumId w:val="381330"/>
  </w:num>
  <w:num w:numId="283">
    <w:abstractNumId w:val="381331"/>
  </w:num>
  <w:num w:numId="284">
    <w:abstractNumId w:val="381332"/>
  </w:num>
  <w:num w:numId="285">
    <w:abstractNumId w:val="381333"/>
  </w:num>
  <w:num w:numId="286">
    <w:abstractNumId w:val="381334"/>
  </w:num>
  <w:num w:numId="287">
    <w:abstractNumId w:val="381335"/>
  </w:num>
  <w:num w:numId="288">
    <w:abstractNumId w:val="381336"/>
  </w:num>
  <w:num w:numId="289">
    <w:abstractNumId w:val="381337"/>
  </w:num>
  <w:num w:numId="290">
    <w:abstractNumId w:val="381338"/>
  </w:num>
  <w:num w:numId="291">
    <w:abstractNumId w:val="381339"/>
  </w:num>
  <w:num w:numId="292">
    <w:abstractNumId w:val="381340"/>
  </w:num>
  <w:num w:numId="293">
    <w:abstractNumId w:val="381341"/>
  </w:num>
  <w:num w:numId="294">
    <w:abstractNumId w:val="381342"/>
  </w:num>
  <w:num w:numId="295">
    <w:abstractNumId w:val="381343"/>
  </w:num>
  <w:num w:numId="296">
    <w:abstractNumId w:val="381344"/>
  </w:num>
  <w:num w:numId="297">
    <w:abstractNumId w:val="381345"/>
  </w:num>
  <w:num w:numId="298">
    <w:abstractNumId w:val="381346"/>
  </w:num>
  <w:num w:numId="299">
    <w:abstractNumId w:val="381347"/>
  </w:num>
  <w:num w:numId="300">
    <w:abstractNumId w:val="381348"/>
  </w:num>
  <w:num w:numId="301">
    <w:abstractNumId w:val="381349"/>
  </w:num>
  <w:num w:numId="302">
    <w:abstractNumId w:val="381350"/>
  </w:num>
  <w:num w:numId="303">
    <w:abstractNumId w:val="381351"/>
  </w:num>
  <w:num w:numId="304">
    <w:abstractNumId w:val="381352"/>
  </w:num>
  <w:num w:numId="305">
    <w:abstractNumId w:val="381353"/>
  </w:num>
  <w:num w:numId="306">
    <w:abstractNumId w:val="381354"/>
  </w:num>
  <w:num w:numId="307">
    <w:abstractNumId w:val="381355"/>
  </w:num>
  <w:num w:numId="308">
    <w:abstractNumId w:val="381356"/>
  </w:num>
  <w:num w:numId="309">
    <w:abstractNumId w:val="381357"/>
  </w:num>
  <w:num w:numId="310">
    <w:abstractNumId w:val="381358"/>
  </w:num>
  <w:num w:numId="311">
    <w:abstractNumId w:val="381359"/>
  </w:num>
  <w:num w:numId="312">
    <w:abstractNumId w:val="381360"/>
  </w:num>
  <w:num w:numId="313">
    <w:abstractNumId w:val="381361"/>
  </w:num>
  <w:num w:numId="314">
    <w:abstractNumId w:val="381362"/>
  </w:num>
  <w:num w:numId="315">
    <w:abstractNumId w:val="381363"/>
  </w:num>
  <w:num w:numId="316">
    <w:abstractNumId w:val="381364"/>
  </w:num>
  <w:num w:numId="317">
    <w:abstractNumId w:val="381365"/>
  </w:num>
  <w:num w:numId="318">
    <w:abstractNumId w:val="381366"/>
  </w:num>
</w:numbering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00" Target="embeddings/Microsoft_Excel_Worksheet31.xlsx" Type="http://schemas.openxmlformats.org/officeDocument/2006/relationships/package"/><Relationship Id="rId101" Target="media/image66.png" Type="http://schemas.openxmlformats.org/officeDocument/2006/relationships/image"/><Relationship Id="rId102" Target="embeddings/Microsoft_Excel_Worksheet32.xlsx" Type="http://schemas.openxmlformats.org/officeDocument/2006/relationships/package"/><Relationship Id="rId103" Target="media/image67.png" Type="http://schemas.openxmlformats.org/officeDocument/2006/relationships/image"/><Relationship Id="rId104" Target="media/image68.png" Type="http://schemas.openxmlformats.org/officeDocument/2006/relationships/image"/><Relationship Id="rId105" Target="embeddings/Microsoft_Excel_Worksheet33.xlsx" Type="http://schemas.openxmlformats.org/officeDocument/2006/relationships/package"/><Relationship Id="rId106" Target="media/image69.png" Type="http://schemas.openxmlformats.org/officeDocument/2006/relationships/image"/><Relationship Id="rId107" Target="media/image70.png" Type="http://schemas.openxmlformats.org/officeDocument/2006/relationships/image"/><Relationship Id="rId108" Target="media/image71.png" Type="http://schemas.openxmlformats.org/officeDocument/2006/relationships/image"/><Relationship Id="rId109" Target="embeddings/Microsoft_Excel_Worksheet34.xlsx" Type="http://schemas.openxmlformats.org/officeDocument/2006/relationships/package"/><Relationship Id="rId11" Target="embeddings/Microsoft_Excel_Worksheet2.xlsx" Type="http://schemas.openxmlformats.org/officeDocument/2006/relationships/package"/><Relationship Id="rId110" Target="media/image72.png" Type="http://schemas.openxmlformats.org/officeDocument/2006/relationships/image"/><Relationship Id="rId111" Target="media/image73.png" Type="http://schemas.openxmlformats.org/officeDocument/2006/relationships/image"/><Relationship Id="rId112" Target="embeddings/Microsoft_Excel_Worksheet35.xlsx" Type="http://schemas.openxmlformats.org/officeDocument/2006/relationships/package"/><Relationship Id="rId113" Target="media/image74.png" Type="http://schemas.openxmlformats.org/officeDocument/2006/relationships/image"/><Relationship Id="rId114" Target="embeddings/Microsoft_Excel_Worksheet36.xlsx" Type="http://schemas.openxmlformats.org/officeDocument/2006/relationships/package"/><Relationship Id="rId115" Target="media/image75.png" Type="http://schemas.openxmlformats.org/officeDocument/2006/relationships/image"/><Relationship Id="rId116" Target="media/image76.png" Type="http://schemas.openxmlformats.org/officeDocument/2006/relationships/image"/><Relationship Id="rId117" Target="embeddings/Microsoft_Excel_Worksheet37.xlsx" Type="http://schemas.openxmlformats.org/officeDocument/2006/relationships/package"/><Relationship Id="rId118" Target="media/image77.png" Type="http://schemas.openxmlformats.org/officeDocument/2006/relationships/image"/><Relationship Id="rId119" Target="embeddings/Microsoft_Excel_Worksheet38.xlsx" Type="http://schemas.openxmlformats.org/officeDocument/2006/relationships/package"/><Relationship Id="rId12" Target="media/image6.png" Type="http://schemas.openxmlformats.org/officeDocument/2006/relationships/image"/><Relationship Id="rId120" Target="media/image78.png" Type="http://schemas.openxmlformats.org/officeDocument/2006/relationships/image"/><Relationship Id="rId121" Target="media/image79.png" Type="http://schemas.openxmlformats.org/officeDocument/2006/relationships/image"/><Relationship Id="rId122" Target="embeddings/Microsoft_Excel_Worksheet39.xlsx" Type="http://schemas.openxmlformats.org/officeDocument/2006/relationships/package"/><Relationship Id="rId123" Target="media/image80.png" Type="http://schemas.openxmlformats.org/officeDocument/2006/relationships/image"/><Relationship Id="rId124" Target="media/image81.png" Type="http://schemas.openxmlformats.org/officeDocument/2006/relationships/image"/><Relationship Id="rId125" Target="embeddings/Microsoft_Excel_Worksheet40.xlsx" Type="http://schemas.openxmlformats.org/officeDocument/2006/relationships/package"/><Relationship Id="rId126" Target="media/image82.png" Type="http://schemas.openxmlformats.org/officeDocument/2006/relationships/image"/><Relationship Id="rId127" Target="media/image83.png" Type="http://schemas.openxmlformats.org/officeDocument/2006/relationships/image"/><Relationship Id="rId128" Target="media/image84.png" Type="http://schemas.openxmlformats.org/officeDocument/2006/relationships/image"/><Relationship Id="rId129" Target="media/image85.png" Type="http://schemas.openxmlformats.org/officeDocument/2006/relationships/image"/><Relationship Id="rId13" Target="media/image7.png" Type="http://schemas.openxmlformats.org/officeDocument/2006/relationships/image"/><Relationship Id="rId130" Target="media/image86.png" Type="http://schemas.openxmlformats.org/officeDocument/2006/relationships/image"/><Relationship Id="rId131" Target="media/image87.png" Type="http://schemas.openxmlformats.org/officeDocument/2006/relationships/image"/><Relationship Id="rId132" Target="embeddings/Microsoft_Excel_Worksheet41.xlsx" Type="http://schemas.openxmlformats.org/officeDocument/2006/relationships/package"/><Relationship Id="rId133" Target="media/image88.png" Type="http://schemas.openxmlformats.org/officeDocument/2006/relationships/image"/><Relationship Id="rId134" Target="header1.xml" Type="http://schemas.openxmlformats.org/officeDocument/2006/relationships/header"/><Relationship Id="rId14" Target="media/image8.png" Type="http://schemas.openxmlformats.org/officeDocument/2006/relationships/image"/><Relationship Id="rId15" Target="media/image9.png" Type="http://schemas.openxmlformats.org/officeDocument/2006/relationships/image"/><Relationship Id="rId16" Target="embeddings/Microsoft_Excel_Worksheet3.xlsx" Type="http://schemas.openxmlformats.org/officeDocument/2006/relationships/pack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4.xlsx" Type="http://schemas.openxmlformats.org/officeDocument/2006/relationships/package"/><Relationship Id="rId21" Target="media/image13.png" Type="http://schemas.openxmlformats.org/officeDocument/2006/relationships/image"/><Relationship Id="rId22" Target="embeddings/Microsoft_Excel_Worksheet5.xlsx" Type="http://schemas.openxmlformats.org/officeDocument/2006/relationships/package"/><Relationship Id="rId23" Target="media/image14.png" Type="http://schemas.openxmlformats.org/officeDocument/2006/relationships/image"/><Relationship Id="rId24" Target="media/image15.png" Type="http://schemas.openxmlformats.org/officeDocument/2006/relationships/image"/><Relationship Id="rId25" Target="media/image16.png" Type="http://schemas.openxmlformats.org/officeDocument/2006/relationships/image"/><Relationship Id="rId26" Target="embeddings/Microsoft_Excel_Worksheet6.xlsx" Type="http://schemas.openxmlformats.org/officeDocument/2006/relationships/package"/><Relationship Id="rId27" Target="media/image17.png" Type="http://schemas.openxmlformats.org/officeDocument/2006/relationships/image"/><Relationship Id="rId28" Target="embeddings/Microsoft_Excel_Worksheet7.xlsx" Type="http://schemas.openxmlformats.org/officeDocument/2006/relationships/package"/><Relationship Id="rId29" Target="media/image18.pn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8.xlsx" Type="http://schemas.openxmlformats.org/officeDocument/2006/relationships/package"/><Relationship Id="rId31" Target="media/image19.png" Type="http://schemas.openxmlformats.org/officeDocument/2006/relationships/image"/><Relationship Id="rId32" Target="embeddings/Microsoft_Excel_Worksheet9.xlsx" Type="http://schemas.openxmlformats.org/officeDocument/2006/relationships/package"/><Relationship Id="rId33" Target="media/image20.png" Type="http://schemas.openxmlformats.org/officeDocument/2006/relationships/image"/><Relationship Id="rId34" Target="media/image21.png" Type="http://schemas.openxmlformats.org/officeDocument/2006/relationships/image"/><Relationship Id="rId35" Target="media/image22.png" Type="http://schemas.openxmlformats.org/officeDocument/2006/relationships/image"/><Relationship Id="rId36" Target="media/image23.png" Type="http://schemas.openxmlformats.org/officeDocument/2006/relationships/image"/><Relationship Id="rId37" Target="media/image24.png" Type="http://schemas.openxmlformats.org/officeDocument/2006/relationships/image"/><Relationship Id="rId38" Target="media/image25.png" Type="http://schemas.openxmlformats.org/officeDocument/2006/relationships/image"/><Relationship Id="rId39" Target="media/image26.png" Type="http://schemas.openxmlformats.org/officeDocument/2006/relationships/image"/><Relationship Id="rId4" Target="media/image1.png" Type="http://schemas.openxmlformats.org/officeDocument/2006/relationships/image"/><Relationship Id="rId40" Target="media/image27.png" Type="http://schemas.openxmlformats.org/officeDocument/2006/relationships/image"/><Relationship Id="rId41" Target="embeddings/Microsoft_Excel_Worksheet10.xlsx" Type="http://schemas.openxmlformats.org/officeDocument/2006/relationships/package"/><Relationship Id="rId42" Target="media/image28.png" Type="http://schemas.openxmlformats.org/officeDocument/2006/relationships/image"/><Relationship Id="rId43" Target="embeddings/Microsoft_Excel_Worksheet11.xlsx" Type="http://schemas.openxmlformats.org/officeDocument/2006/relationships/package"/><Relationship Id="rId44" Target="media/image29.png" Type="http://schemas.openxmlformats.org/officeDocument/2006/relationships/image"/><Relationship Id="rId45" Target="embeddings/Microsoft_Excel_Worksheet12.xlsx" Type="http://schemas.openxmlformats.org/officeDocument/2006/relationships/package"/><Relationship Id="rId46" Target="media/image30.png" Type="http://schemas.openxmlformats.org/officeDocument/2006/relationships/image"/><Relationship Id="rId47" Target="embeddings/Microsoft_Excel_Worksheet13.xlsx" Type="http://schemas.openxmlformats.org/officeDocument/2006/relationships/package"/><Relationship Id="rId48" Target="media/image31.png" Type="http://schemas.openxmlformats.org/officeDocument/2006/relationships/image"/><Relationship Id="rId49" Target="embeddings/Microsoft_Excel_Worksheet14.xlsx" Type="http://schemas.openxmlformats.org/officeDocument/2006/relationships/package"/><Relationship Id="rId5" Target="media/image2.png" Type="http://schemas.openxmlformats.org/officeDocument/2006/relationships/image"/><Relationship Id="rId50" Target="media/image32.png" Type="http://schemas.openxmlformats.org/officeDocument/2006/relationships/image"/><Relationship Id="rId51" Target="embeddings/Microsoft_Excel_Worksheet15.xlsx" Type="http://schemas.openxmlformats.org/officeDocument/2006/relationships/package"/><Relationship Id="rId52" Target="media/image33.png" Type="http://schemas.openxmlformats.org/officeDocument/2006/relationships/image"/><Relationship Id="rId53" Target="embeddings/Microsoft_Excel_Worksheet16.xlsx" Type="http://schemas.openxmlformats.org/officeDocument/2006/relationships/package"/><Relationship Id="rId54" Target="media/image34.png" Type="http://schemas.openxmlformats.org/officeDocument/2006/relationships/image"/><Relationship Id="rId55" Target="media/image35.png" Type="http://schemas.openxmlformats.org/officeDocument/2006/relationships/image"/><Relationship Id="rId56" Target="media/image36.png" Type="http://schemas.openxmlformats.org/officeDocument/2006/relationships/image"/><Relationship Id="rId57" Target="media/image37.png" Type="http://schemas.openxmlformats.org/officeDocument/2006/relationships/image"/><Relationship Id="rId58" Target="media/image38.png" Type="http://schemas.openxmlformats.org/officeDocument/2006/relationships/image"/><Relationship Id="rId59" Target="media/image39.png" Type="http://schemas.openxmlformats.org/officeDocument/2006/relationships/image"/><Relationship Id="rId6" Target="numbering.xml" Type="http://schemas.openxmlformats.org/officeDocument/2006/relationships/numbering"/><Relationship Id="rId60" Target="media/image40.png" Type="http://schemas.openxmlformats.org/officeDocument/2006/relationships/image"/><Relationship Id="rId61" Target="media/image41.png" Type="http://schemas.openxmlformats.org/officeDocument/2006/relationships/image"/><Relationship Id="rId62" Target="media/image42.png" Type="http://schemas.openxmlformats.org/officeDocument/2006/relationships/image"/><Relationship Id="rId63" Target="media/image43.png" Type="http://schemas.openxmlformats.org/officeDocument/2006/relationships/image"/><Relationship Id="rId64" Target="embeddings/Microsoft_Excel_Worksheet17.xlsx" Type="http://schemas.openxmlformats.org/officeDocument/2006/relationships/package"/><Relationship Id="rId65" Target="media/image44.png" Type="http://schemas.openxmlformats.org/officeDocument/2006/relationships/image"/><Relationship Id="rId66" Target="embeddings/Microsoft_Excel_Worksheet18.xlsx" Type="http://schemas.openxmlformats.org/officeDocument/2006/relationships/package"/><Relationship Id="rId67" Target="media/image45.png" Type="http://schemas.openxmlformats.org/officeDocument/2006/relationships/image"/><Relationship Id="rId68" Target="embeddings/Microsoft_Excel_Worksheet19.xlsx" Type="http://schemas.openxmlformats.org/officeDocument/2006/relationships/package"/><Relationship Id="rId69" Target="media/image46.png" Type="http://schemas.openxmlformats.org/officeDocument/2006/relationships/image"/><Relationship Id="rId7" Target="embeddings/Microsoft_Excel_Worksheet1.xlsx" Type="http://schemas.openxmlformats.org/officeDocument/2006/relationships/package"/><Relationship Id="rId70" Target="embeddings/Microsoft_Excel_Worksheet20.xlsx" Type="http://schemas.openxmlformats.org/officeDocument/2006/relationships/package"/><Relationship Id="rId71" Target="media/image47.png" Type="http://schemas.openxmlformats.org/officeDocument/2006/relationships/image"/><Relationship Id="rId72" Target="media/image48.png" Type="http://schemas.openxmlformats.org/officeDocument/2006/relationships/image"/><Relationship Id="rId73" Target="embeddings/Microsoft_Excel_Worksheet21.xlsx" Type="http://schemas.openxmlformats.org/officeDocument/2006/relationships/package"/><Relationship Id="rId74" Target="media/image49.png" Type="http://schemas.openxmlformats.org/officeDocument/2006/relationships/image"/><Relationship Id="rId75" Target="embeddings/Microsoft_Excel_Worksheet22.xlsx" Type="http://schemas.openxmlformats.org/officeDocument/2006/relationships/package"/><Relationship Id="rId76" Target="media/image50.png" Type="http://schemas.openxmlformats.org/officeDocument/2006/relationships/image"/><Relationship Id="rId77" Target="embeddings/Microsoft_Excel_Worksheet23.xlsx" Type="http://schemas.openxmlformats.org/officeDocument/2006/relationships/package"/><Relationship Id="rId78" Target="media/image51.png" Type="http://schemas.openxmlformats.org/officeDocument/2006/relationships/image"/><Relationship Id="rId79" Target="embeddings/Microsoft_Excel_Worksheet24.xlsx" Type="http://schemas.openxmlformats.org/officeDocument/2006/relationships/package"/><Relationship Id="rId8" Target="media/image3.png" Type="http://schemas.openxmlformats.org/officeDocument/2006/relationships/image"/><Relationship Id="rId80" Target="media/image52.png" Type="http://schemas.openxmlformats.org/officeDocument/2006/relationships/image"/><Relationship Id="rId81" Target="media/image53.png" Type="http://schemas.openxmlformats.org/officeDocument/2006/relationships/image"/><Relationship Id="rId82" Target="media/image54.png" Type="http://schemas.openxmlformats.org/officeDocument/2006/relationships/image"/><Relationship Id="rId83" Target="embeddings/Microsoft_Excel_Worksheet25.xlsx" Type="http://schemas.openxmlformats.org/officeDocument/2006/relationships/package"/><Relationship Id="rId84" Target="media/image55.png" Type="http://schemas.openxmlformats.org/officeDocument/2006/relationships/image"/><Relationship Id="rId85" Target="media/image56.png" Type="http://schemas.openxmlformats.org/officeDocument/2006/relationships/image"/><Relationship Id="rId86" Target="embeddings/Microsoft_Excel_Worksheet26.xlsx" Type="http://schemas.openxmlformats.org/officeDocument/2006/relationships/package"/><Relationship Id="rId87" Target="media/image57.png" Type="http://schemas.openxmlformats.org/officeDocument/2006/relationships/image"/><Relationship Id="rId88" Target="embeddings/Microsoft_Excel_Worksheet27.xlsx" Type="http://schemas.openxmlformats.org/officeDocument/2006/relationships/package"/><Relationship Id="rId89" Target="media/image58.png" Type="http://schemas.openxmlformats.org/officeDocument/2006/relationships/image"/><Relationship Id="rId9" Target="media/image4.png" Type="http://schemas.openxmlformats.org/officeDocument/2006/relationships/image"/><Relationship Id="rId90" Target="embeddings/Microsoft_Excel_Worksheet28.xlsx" Type="http://schemas.openxmlformats.org/officeDocument/2006/relationships/package"/><Relationship Id="rId91" Target="media/image59.png" Type="http://schemas.openxmlformats.org/officeDocument/2006/relationships/image"/><Relationship Id="rId92" Target="embeddings/Microsoft_Excel_Worksheet29.xlsx" Type="http://schemas.openxmlformats.org/officeDocument/2006/relationships/package"/><Relationship Id="rId93" Target="media/image60.png" Type="http://schemas.openxmlformats.org/officeDocument/2006/relationships/image"/><Relationship Id="rId94" Target="media/image61.png" Type="http://schemas.openxmlformats.org/officeDocument/2006/relationships/image"/><Relationship Id="rId95" Target="media/image62.png" Type="http://schemas.openxmlformats.org/officeDocument/2006/relationships/image"/><Relationship Id="rId96" Target="media/image63.png" Type="http://schemas.openxmlformats.org/officeDocument/2006/relationships/image"/><Relationship Id="rId97" Target="embeddings/Microsoft_Excel_Worksheet30.xlsx" Type="http://schemas.openxmlformats.org/officeDocument/2006/relationships/package"/><Relationship Id="rId98" Target="media/image64.png" Type="http://schemas.openxmlformats.org/officeDocument/2006/relationships/image"/><Relationship Id="rId99" Target="media/image6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89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2026-07-29T02:06:43Z</dcterms:created>
  <dc:creator>Apache POI</dc:creator>
</cp:coreProperties>
</file>